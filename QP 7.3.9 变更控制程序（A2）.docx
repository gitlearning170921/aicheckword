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E9BBF">
      <w:pPr>
        <w:spacing w:before="4890" w:beforeLines="1500"/>
        <w:jc w:val="center"/>
        <w:rPr>
          <w:b/>
          <w:color w:val="auto"/>
          <w:sz w:val="72"/>
          <w:szCs w:val="72"/>
        </w:rPr>
      </w:pPr>
      <w:bookmarkStart w:id="0" w:name="_Toc535069832"/>
      <w:bookmarkStart w:id="1" w:name="_Hlk535856985"/>
      <w:bookmarkStart w:id="2" w:name="_Toc535071532"/>
      <w:r>
        <w:rPr>
          <w:rFonts w:hint="eastAsia"/>
          <w:b/>
          <w:color w:val="auto"/>
          <w:sz w:val="72"/>
          <w:szCs w:val="72"/>
        </w:rPr>
        <w:t>变更控制程序</w:t>
      </w:r>
    </w:p>
    <w:p w14:paraId="2F9FFEFD">
      <w:pPr>
        <w:rPr>
          <w:color w:val="auto"/>
        </w:rPr>
      </w:pPr>
      <w:bookmarkStart w:id="3" w:name="_Toc535855858"/>
      <w:bookmarkStart w:id="4" w:name="_Toc31320957"/>
      <w:bookmarkStart w:id="5" w:name="_Hlk535859125"/>
    </w:p>
    <w:p w14:paraId="43088AE0">
      <w:pPr>
        <w:rPr>
          <w:color w:val="auto"/>
        </w:rPr>
      </w:pP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3486D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61739918">
            <w:pPr>
              <w:spacing w:line="500" w:lineRule="exact"/>
              <w:jc w:val="right"/>
              <w:rPr>
                <w:rFonts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</w:pPr>
            <w:r>
              <w:rPr>
                <w:rFonts w:cs="Times New Roman" w:asciiTheme="minorEastAsia" w:hAnsiTheme="minorEastAsia" w:eastAsiaTheme="minorEastAsia"/>
                <w:bCs/>
                <w:color w:val="auto"/>
                <w:kern w:val="0"/>
                <w:sz w:val="28"/>
                <w:szCs w:val="28"/>
              </w:rPr>
              <w:t>文件编号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auto"/>
                <w:kern w:val="0"/>
                <w:sz w:val="28"/>
                <w:szCs w:val="28"/>
              </w:rPr>
              <w:t>：</w:t>
            </w:r>
          </w:p>
        </w:tc>
        <w:tc>
          <w:tcPr>
            <w:tcW w:w="4151" w:type="dxa"/>
          </w:tcPr>
          <w:p w14:paraId="427FE0BC">
            <w:pPr>
              <w:spacing w:line="500" w:lineRule="exact"/>
              <w:rPr>
                <w:rFonts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  <w:t>QP</w:t>
            </w:r>
            <w:r>
              <w:rPr>
                <w:rFonts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  <w:t>7.3.9</w:t>
            </w:r>
          </w:p>
        </w:tc>
      </w:tr>
      <w:tr w14:paraId="64F4A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2920E131">
            <w:pPr>
              <w:spacing w:line="500" w:lineRule="exact"/>
              <w:jc w:val="right"/>
              <w:rPr>
                <w:rFonts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</w:pPr>
          </w:p>
          <w:p w14:paraId="26F9CF67">
            <w:pPr>
              <w:spacing w:line="500" w:lineRule="exact"/>
              <w:jc w:val="right"/>
              <w:rPr>
                <w:rFonts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</w:pPr>
            <w:r>
              <w:rPr>
                <w:rFonts w:hint="eastAsia"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  <w:t>版本：</w:t>
            </w:r>
          </w:p>
        </w:tc>
        <w:tc>
          <w:tcPr>
            <w:tcW w:w="4151" w:type="dxa"/>
          </w:tcPr>
          <w:p w14:paraId="12EABFE1">
            <w:pPr>
              <w:spacing w:line="500" w:lineRule="exact"/>
              <w:rPr>
                <w:rFonts w:cs="Times New Roman" w:asciiTheme="minorEastAsia" w:hAnsiTheme="minorEastAsia" w:eastAsiaTheme="minorEastAsia"/>
                <w:color w:val="auto"/>
                <w:kern w:val="0"/>
                <w:sz w:val="28"/>
                <w:szCs w:val="28"/>
              </w:rPr>
            </w:pPr>
          </w:p>
          <w:p w14:paraId="1A181651">
            <w:pPr>
              <w:spacing w:line="500" w:lineRule="exact"/>
              <w:rPr>
                <w:rFonts w:hint="default" w:cs="Times New Roman" w:asciiTheme="minorEastAsia" w:hAnsiTheme="minorEastAsia" w:eastAsiaTheme="minorEastAsia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 w:asciiTheme="minorEastAsia" w:hAnsiTheme="minorEastAsia"/>
                <w:color w:val="auto"/>
                <w:kern w:val="0"/>
                <w:sz w:val="28"/>
                <w:szCs w:val="28"/>
                <w:lang w:val="en-US" w:eastAsia="zh-CN"/>
              </w:rPr>
              <w:t>A/</w:t>
            </w:r>
            <w:del w:id="2" w:author="徐蕾娜" w:date="2025-06-26T19:21:55Z">
              <w:r>
                <w:rPr>
                  <w:rFonts w:hint="default" w:cs="Times New Roman" w:asciiTheme="minorEastAsia" w:hAnsiTheme="minorEastAsia"/>
                  <w:color w:val="auto"/>
                  <w:kern w:val="0"/>
                  <w:sz w:val="28"/>
                  <w:szCs w:val="28"/>
                  <w:lang w:val="en-US" w:eastAsia="zh-CN"/>
                </w:rPr>
                <w:delText>1</w:delText>
              </w:r>
            </w:del>
            <w:ins w:id="3" w:author="徐蕾娜" w:date="2025-06-26T19:21:55Z">
              <w:r>
                <w:rPr>
                  <w:rFonts w:hint="eastAsia" w:cs="Times New Roman" w:asciiTheme="minorEastAsia" w:hAnsiTheme="minorEastAsia"/>
                  <w:color w:val="auto"/>
                  <w:kern w:val="0"/>
                  <w:sz w:val="28"/>
                  <w:szCs w:val="28"/>
                  <w:lang w:val="en-US" w:eastAsia="zh-CN"/>
                </w:rPr>
                <w:t>2</w:t>
              </w:r>
            </w:ins>
          </w:p>
        </w:tc>
      </w:tr>
    </w:tbl>
    <w:p w14:paraId="4D4AE12D">
      <w:pPr>
        <w:rPr>
          <w:color w:val="auto"/>
        </w:rPr>
      </w:pPr>
    </w:p>
    <w:p w14:paraId="2E2007D9">
      <w:pPr>
        <w:rPr>
          <w:color w:val="auto"/>
        </w:rPr>
      </w:pPr>
    </w:p>
    <w:p w14:paraId="3AF0FF57">
      <w:pPr>
        <w:rPr>
          <w:color w:val="auto"/>
        </w:rPr>
      </w:pPr>
    </w:p>
    <w:p w14:paraId="002BDC9B">
      <w:pPr>
        <w:rPr>
          <w:color w:val="auto"/>
        </w:rPr>
      </w:pPr>
    </w:p>
    <w:tbl>
      <w:tblPr>
        <w:tblStyle w:val="31"/>
        <w:tblpPr w:leftFromText="180" w:rightFromText="180" w:vertAnchor="text" w:horzAnchor="margin" w:tblpXSpec="center" w:tblpY="110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93"/>
        <w:gridCol w:w="1418"/>
        <w:gridCol w:w="2835"/>
      </w:tblGrid>
      <w:tr w14:paraId="5EFB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2B03472F">
            <w:pPr>
              <w:jc w:val="center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编写</w:t>
            </w:r>
            <w:r>
              <w:rPr>
                <w:bCs/>
                <w:color w:val="auto"/>
                <w:szCs w:val="21"/>
              </w:rPr>
              <w:t>人</w:t>
            </w:r>
          </w:p>
        </w:tc>
        <w:tc>
          <w:tcPr>
            <w:tcW w:w="2693" w:type="dxa"/>
            <w:vAlign w:val="center"/>
          </w:tcPr>
          <w:p w14:paraId="53DE369F">
            <w:pPr>
              <w:jc w:val="center"/>
              <w:rPr>
                <w:color w:val="auto"/>
              </w:rPr>
            </w:pPr>
          </w:p>
        </w:tc>
        <w:tc>
          <w:tcPr>
            <w:tcW w:w="1418" w:type="dxa"/>
            <w:vAlign w:val="center"/>
          </w:tcPr>
          <w:p w14:paraId="3D0D684F">
            <w:pPr>
              <w:jc w:val="center"/>
              <w:rPr>
                <w:bCs/>
                <w:color w:val="auto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编写</w:t>
            </w:r>
            <w:r>
              <w:rPr>
                <w:bCs/>
                <w:color w:val="auto"/>
                <w:szCs w:val="21"/>
              </w:rPr>
              <w:t>日期</w:t>
            </w:r>
          </w:p>
        </w:tc>
        <w:tc>
          <w:tcPr>
            <w:tcW w:w="2835" w:type="dxa"/>
            <w:vAlign w:val="center"/>
          </w:tcPr>
          <w:p w14:paraId="7DAECDC8">
            <w:pPr>
              <w:ind w:left="480" w:leftChars="200"/>
              <w:jc w:val="center"/>
              <w:rPr>
                <w:bCs/>
                <w:color w:val="auto"/>
                <w:szCs w:val="21"/>
              </w:rPr>
            </w:pPr>
          </w:p>
        </w:tc>
      </w:tr>
      <w:tr w14:paraId="0800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11F39441">
            <w:pPr>
              <w:jc w:val="center"/>
              <w:rPr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审核人</w:t>
            </w:r>
          </w:p>
        </w:tc>
        <w:tc>
          <w:tcPr>
            <w:tcW w:w="2693" w:type="dxa"/>
            <w:vAlign w:val="center"/>
          </w:tcPr>
          <w:p w14:paraId="0A089293">
            <w:pPr>
              <w:jc w:val="center"/>
              <w:rPr>
                <w:color w:val="auto"/>
              </w:rPr>
            </w:pPr>
          </w:p>
        </w:tc>
        <w:tc>
          <w:tcPr>
            <w:tcW w:w="1418" w:type="dxa"/>
            <w:vAlign w:val="center"/>
          </w:tcPr>
          <w:p w14:paraId="49D424FE">
            <w:pPr>
              <w:jc w:val="center"/>
              <w:rPr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审核日期</w:t>
            </w:r>
          </w:p>
        </w:tc>
        <w:tc>
          <w:tcPr>
            <w:tcW w:w="2835" w:type="dxa"/>
            <w:vAlign w:val="center"/>
          </w:tcPr>
          <w:p w14:paraId="5F16C567">
            <w:pPr>
              <w:ind w:left="480" w:leftChars="200"/>
              <w:jc w:val="center"/>
              <w:rPr>
                <w:bCs/>
                <w:color w:val="auto"/>
                <w:szCs w:val="21"/>
              </w:rPr>
            </w:pPr>
          </w:p>
        </w:tc>
      </w:tr>
      <w:tr w14:paraId="67D7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7AFC6ABC">
            <w:pPr>
              <w:jc w:val="center"/>
              <w:rPr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批准人</w:t>
            </w:r>
          </w:p>
        </w:tc>
        <w:tc>
          <w:tcPr>
            <w:tcW w:w="2693" w:type="dxa"/>
            <w:vAlign w:val="center"/>
          </w:tcPr>
          <w:p w14:paraId="77B7FCAE">
            <w:pPr>
              <w:jc w:val="center"/>
              <w:rPr>
                <w:color w:val="auto"/>
              </w:rPr>
            </w:pPr>
          </w:p>
        </w:tc>
        <w:tc>
          <w:tcPr>
            <w:tcW w:w="1418" w:type="dxa"/>
            <w:vAlign w:val="center"/>
          </w:tcPr>
          <w:p w14:paraId="0CAC5F34">
            <w:pPr>
              <w:jc w:val="center"/>
              <w:rPr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批准日期</w:t>
            </w:r>
          </w:p>
        </w:tc>
        <w:tc>
          <w:tcPr>
            <w:tcW w:w="2835" w:type="dxa"/>
            <w:vAlign w:val="center"/>
          </w:tcPr>
          <w:p w14:paraId="7DD9F30B">
            <w:pPr>
              <w:ind w:left="480" w:leftChars="200"/>
              <w:jc w:val="center"/>
              <w:rPr>
                <w:bCs/>
                <w:color w:val="auto"/>
                <w:szCs w:val="21"/>
              </w:rPr>
            </w:pPr>
          </w:p>
        </w:tc>
      </w:tr>
      <w:tr w14:paraId="7FC44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413" w:type="dxa"/>
            <w:vAlign w:val="center"/>
          </w:tcPr>
          <w:p w14:paraId="4A11FA53">
            <w:pPr>
              <w:jc w:val="center"/>
              <w:rPr>
                <w:bCs/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发布日期</w:t>
            </w:r>
          </w:p>
        </w:tc>
        <w:tc>
          <w:tcPr>
            <w:tcW w:w="2693" w:type="dxa"/>
            <w:vAlign w:val="center"/>
          </w:tcPr>
          <w:p w14:paraId="651BD073">
            <w:pPr>
              <w:jc w:val="center"/>
              <w:rPr>
                <w:bCs/>
                <w:color w:val="auto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69E3373B">
            <w:pPr>
              <w:jc w:val="center"/>
              <w:rPr>
                <w:color w:val="auto"/>
                <w:szCs w:val="21"/>
              </w:rPr>
            </w:pPr>
            <w:r>
              <w:rPr>
                <w:bCs/>
                <w:color w:val="auto"/>
                <w:szCs w:val="21"/>
              </w:rPr>
              <w:t>实施日期</w:t>
            </w:r>
          </w:p>
        </w:tc>
        <w:tc>
          <w:tcPr>
            <w:tcW w:w="2835" w:type="dxa"/>
            <w:vAlign w:val="center"/>
          </w:tcPr>
          <w:p w14:paraId="619ACFBF">
            <w:pPr>
              <w:ind w:left="480" w:leftChars="200"/>
              <w:jc w:val="center"/>
              <w:rPr>
                <w:bCs/>
                <w:color w:val="auto"/>
                <w:szCs w:val="21"/>
              </w:rPr>
            </w:pPr>
          </w:p>
        </w:tc>
      </w:tr>
    </w:tbl>
    <w:p w14:paraId="10B3D186">
      <w:pPr>
        <w:pStyle w:val="2"/>
        <w:numPr>
          <w:ilvl w:val="0"/>
          <w:numId w:val="0"/>
        </w:numPr>
        <w:ind w:left="425" w:hanging="425"/>
        <w:jc w:val="center"/>
        <w:rPr>
          <w:color w:val="auto"/>
        </w:rPr>
      </w:pPr>
      <w:bookmarkStart w:id="6" w:name="_Toc13619"/>
      <w:bookmarkStart w:id="7" w:name="_Toc19633"/>
      <w:bookmarkStart w:id="8" w:name="_Toc17666"/>
      <w:bookmarkStart w:id="9" w:name="_Toc17157"/>
      <w:bookmarkStart w:id="10" w:name="_Toc31027"/>
      <w:bookmarkStart w:id="11" w:name="_Toc21396"/>
      <w:r>
        <w:rPr>
          <w:rFonts w:hint="eastAsia"/>
          <w:color w:val="auto"/>
        </w:rPr>
        <w:t>更改记录</w:t>
      </w:r>
      <w:bookmarkEnd w:id="3"/>
      <w:bookmarkEnd w:id="4"/>
      <w:bookmarkEnd w:id="6"/>
      <w:bookmarkEnd w:id="7"/>
      <w:bookmarkEnd w:id="8"/>
      <w:bookmarkEnd w:id="9"/>
      <w:bookmarkEnd w:id="10"/>
      <w:bookmarkEnd w:id="11"/>
    </w:p>
    <w:tbl>
      <w:tblPr>
        <w:tblStyle w:val="3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851"/>
        <w:gridCol w:w="1701"/>
        <w:gridCol w:w="2519"/>
        <w:gridCol w:w="1870"/>
        <w:gridCol w:w="1559"/>
      </w:tblGrid>
      <w:tr w14:paraId="58CF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851" w:type="dxa"/>
            <w:shd w:val="clear" w:color="auto" w:fill="A8A8A8"/>
            <w:vAlign w:val="center"/>
          </w:tcPr>
          <w:p w14:paraId="61CB5702">
            <w:pPr>
              <w:jc w:val="center"/>
              <w:rPr>
                <w:b/>
                <w:color w:val="auto"/>
              </w:rPr>
            </w:pPr>
            <w:bookmarkStart w:id="12" w:name="_Hlk62460344"/>
            <w:r>
              <w:rPr>
                <w:b/>
                <w:color w:val="auto"/>
              </w:rPr>
              <w:t>版本</w:t>
            </w:r>
          </w:p>
        </w:tc>
        <w:tc>
          <w:tcPr>
            <w:tcW w:w="1701" w:type="dxa"/>
            <w:shd w:val="clear" w:color="auto" w:fill="A8A8A8"/>
            <w:vAlign w:val="center"/>
          </w:tcPr>
          <w:p w14:paraId="3836F601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变更编号</w:t>
            </w:r>
          </w:p>
        </w:tc>
        <w:tc>
          <w:tcPr>
            <w:tcW w:w="2519" w:type="dxa"/>
            <w:shd w:val="clear" w:color="auto" w:fill="A8A8A8"/>
            <w:vAlign w:val="center"/>
          </w:tcPr>
          <w:p w14:paraId="00175050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更改说明</w:t>
            </w:r>
          </w:p>
        </w:tc>
        <w:tc>
          <w:tcPr>
            <w:tcW w:w="1870" w:type="dxa"/>
            <w:shd w:val="clear" w:color="auto" w:fill="A8A8A8"/>
            <w:vAlign w:val="center"/>
          </w:tcPr>
          <w:p w14:paraId="15E0507B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更改日期</w:t>
            </w:r>
          </w:p>
        </w:tc>
        <w:tc>
          <w:tcPr>
            <w:tcW w:w="1559" w:type="dxa"/>
            <w:shd w:val="clear" w:color="auto" w:fill="A8A8A8"/>
            <w:vAlign w:val="center"/>
          </w:tcPr>
          <w:p w14:paraId="05FD5346">
            <w:pPr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>更改者</w:t>
            </w:r>
          </w:p>
        </w:tc>
      </w:tr>
      <w:tr w14:paraId="73669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851" w:type="dxa"/>
            <w:shd w:val="clear" w:color="auto" w:fill="auto"/>
            <w:vAlign w:val="center"/>
          </w:tcPr>
          <w:p w14:paraId="2D94CD5C">
            <w:pPr>
              <w:jc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color w:val="auto"/>
                <w:szCs w:val="21"/>
              </w:rPr>
              <w:t>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78B5CDF">
            <w:pPr>
              <w:jc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</w:rPr>
              <w:t>/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52235CBD">
            <w:pPr>
              <w:jc w:val="center"/>
              <w:rPr>
                <w:rFonts w:asciiTheme="minorHAnsi" w:hAnsiTheme="minorHAnsi" w:eastAsiaTheme="minorEastAsia" w:cstheme="minorBidi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color w:val="auto"/>
                <w:szCs w:val="21"/>
              </w:rPr>
              <w:t>新文件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016F963A">
            <w:pPr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2022-11-9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F47272"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王珍临</w:t>
            </w:r>
          </w:p>
        </w:tc>
      </w:tr>
      <w:tr w14:paraId="6F52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851" w:type="dxa"/>
            <w:shd w:val="clear" w:color="auto" w:fill="auto"/>
            <w:vAlign w:val="center"/>
          </w:tcPr>
          <w:p w14:paraId="0C30E49D">
            <w:pPr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bookmarkStart w:id="13" w:name="_Toc14606"/>
            <w:bookmarkStart w:id="14" w:name="_Toc535069833"/>
            <w:bookmarkStart w:id="15" w:name="_Toc1813"/>
            <w:bookmarkStart w:id="16" w:name="_Toc535071533"/>
            <w:bookmarkStart w:id="17" w:name="_Hlk535596870"/>
            <w:r>
              <w:rPr>
                <w:rFonts w:hint="eastAsia"/>
                <w:color w:val="auto"/>
                <w:szCs w:val="24"/>
                <w:lang w:val="en-US" w:eastAsia="zh-CN"/>
              </w:rPr>
              <w:t>A/0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E49ED9"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4"/>
              </w:rPr>
              <w:t>/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166EEC1B">
            <w:pPr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4"/>
                <w:lang w:val="en-US" w:eastAsia="zh-CN"/>
              </w:rPr>
              <w:t>修改文件版本号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78E90256"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4"/>
                <w:lang w:val="en-US" w:eastAsia="zh-CN"/>
              </w:rPr>
              <w:t>2024-09-20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43BF50">
            <w:pPr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zCs w:val="24"/>
                <w:lang w:val="en-US" w:eastAsia="zh-CN"/>
              </w:rPr>
              <w:t>徐蕾娜</w:t>
            </w:r>
          </w:p>
        </w:tc>
      </w:tr>
      <w:tr w14:paraId="3597E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851" w:type="dxa"/>
            <w:shd w:val="clear" w:color="auto" w:fill="auto"/>
            <w:vAlign w:val="center"/>
          </w:tcPr>
          <w:p w14:paraId="092FBEF9">
            <w:pPr>
              <w:jc w:val="center"/>
              <w:rPr>
                <w:rFonts w:hint="default"/>
                <w:color w:val="auto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Cs w:val="24"/>
                <w:lang w:val="en-US" w:eastAsia="zh-CN"/>
              </w:rPr>
              <w:t>A/1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DC4D878">
            <w:pPr>
              <w:jc w:val="center"/>
              <w:rPr>
                <w:rFonts w:hint="eastAsia" w:eastAsiaTheme="minorEastAsia"/>
                <w:color w:val="auto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Cs w:val="24"/>
                <w:lang w:val="en-US" w:eastAsia="zh-CN"/>
              </w:rPr>
              <w:t>/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2446B41B">
            <w:pPr>
              <w:jc w:val="center"/>
              <w:rPr>
                <w:rFonts w:hint="eastAsia"/>
                <w:color w:val="auto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增加MDSAP（美国、日本、巴西、加拿大和澳大利亚）体系要求</w:t>
            </w:r>
            <w:del w:id="4" w:author="徐蕾娜" w:date="2025-06-26T19:21:35Z">
              <w:r>
                <w:rPr>
                  <w:rFonts w:hint="eastAsia" w:ascii="宋体" w:hAnsi="宋体" w:eastAsia="宋体"/>
                  <w:color w:val="000000" w:themeColor="text1"/>
                  <w:sz w:val="24"/>
                  <w:szCs w:val="24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delText>。</w:delText>
              </w:r>
            </w:del>
          </w:p>
        </w:tc>
        <w:tc>
          <w:tcPr>
            <w:tcW w:w="1870" w:type="dxa"/>
            <w:shd w:val="clear" w:color="auto" w:fill="auto"/>
            <w:vAlign w:val="center"/>
          </w:tcPr>
          <w:p w14:paraId="53A980C4">
            <w:pPr>
              <w:jc w:val="center"/>
              <w:rPr>
                <w:rFonts w:hint="default"/>
                <w:color w:val="auto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Cs w:val="24"/>
                <w:lang w:val="en-US" w:eastAsia="zh-CN"/>
              </w:rPr>
              <w:t>2025-02-08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5AC4DBF">
            <w:pPr>
              <w:jc w:val="center"/>
              <w:rPr>
                <w:rFonts w:hint="eastAsia"/>
                <w:color w:val="auto"/>
                <w:szCs w:val="24"/>
                <w:lang w:val="en-US" w:eastAsia="zh-CN"/>
              </w:rPr>
            </w:pPr>
            <w:r>
              <w:rPr>
                <w:rFonts w:hint="eastAsia"/>
                <w:color w:val="auto"/>
                <w:szCs w:val="24"/>
                <w:lang w:val="en-US" w:eastAsia="zh-CN"/>
              </w:rPr>
              <w:t>徐蕾娜</w:t>
            </w:r>
          </w:p>
        </w:tc>
      </w:tr>
      <w:tr w14:paraId="2A70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ins w:id="5" w:author="罗玮" w:date="2025-06-25T11:14:39Z"/>
        </w:trPr>
        <w:tc>
          <w:tcPr>
            <w:tcW w:w="851" w:type="dxa"/>
            <w:shd w:val="clear" w:color="auto" w:fill="auto"/>
            <w:vAlign w:val="center"/>
          </w:tcPr>
          <w:p w14:paraId="5EE48B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6" w:author="罗玮" w:date="2025-06-25T11:14:39Z"/>
                <w:rFonts w:hint="eastAsia"/>
                <w:color w:val="auto"/>
                <w:szCs w:val="24"/>
                <w:lang w:val="en-US" w:eastAsia="zh-CN"/>
              </w:rPr>
            </w:pPr>
            <w:ins w:id="7" w:author="罗玮" w:date="2025-06-25T11:14:41Z">
              <w:bookmarkStart w:id="18" w:name="_Toc5556"/>
              <w:bookmarkStart w:id="19" w:name="_Toc28359"/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A/2</w:t>
              </w:r>
            </w:ins>
          </w:p>
        </w:tc>
        <w:tc>
          <w:tcPr>
            <w:tcW w:w="1701" w:type="dxa"/>
            <w:shd w:val="clear" w:color="auto" w:fill="auto"/>
            <w:vAlign w:val="center"/>
          </w:tcPr>
          <w:p w14:paraId="3A8F6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8" w:author="罗玮" w:date="2025-06-25T11:14:39Z"/>
                <w:rFonts w:hint="eastAsia"/>
                <w:color w:val="auto"/>
                <w:szCs w:val="24"/>
                <w:lang w:val="en-US" w:eastAsia="zh-CN"/>
              </w:rPr>
            </w:pPr>
            <w:ins w:id="9" w:author="罗玮" w:date="2025-06-25T11:14:4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20250006</w:t>
              </w:r>
            </w:ins>
          </w:p>
        </w:tc>
        <w:tc>
          <w:tcPr>
            <w:tcW w:w="2519" w:type="dxa"/>
            <w:shd w:val="clear" w:color="auto" w:fill="auto"/>
            <w:vAlign w:val="center"/>
          </w:tcPr>
          <w:p w14:paraId="5192D6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ins w:id="10" w:author="罗玮" w:date="2025-06-25T11:14:39Z"/>
                <w:rFonts w:hint="eastAsia" w:ascii="宋体" w:hAnsi="宋体" w:eastAsia="宋体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1" w:author="罗玮" w:date="2025-06-25T11:14:41Z">
              <w:r>
                <w:rPr>
                  <w:rFonts w:hint="eastAsia" w:ascii="宋体" w:hAnsi="宋体" w:eastAsia="宋体"/>
                  <w:color w:val="000000" w:themeColor="text1"/>
                  <w:sz w:val="24"/>
                  <w:szCs w:val="24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2025.06.05-2025.06.06 NMPA体系核查整改：1、明确型式检验等特殊过程相关变更的验证要求。</w:t>
              </w:r>
            </w:ins>
          </w:p>
        </w:tc>
        <w:tc>
          <w:tcPr>
            <w:tcW w:w="1870" w:type="dxa"/>
            <w:shd w:val="clear" w:color="auto" w:fill="auto"/>
            <w:vAlign w:val="center"/>
          </w:tcPr>
          <w:p w14:paraId="4A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12" w:author="罗玮" w:date="2025-06-25T11:14:39Z"/>
                <w:rFonts w:hint="eastAsia"/>
                <w:color w:val="auto"/>
                <w:szCs w:val="24"/>
                <w:lang w:val="en-US" w:eastAsia="zh-CN"/>
              </w:rPr>
            </w:pPr>
            <w:ins w:id="13" w:author="罗玮" w:date="2025-06-25T11:14:4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2025-06-13</w:t>
              </w:r>
            </w:ins>
          </w:p>
        </w:tc>
        <w:tc>
          <w:tcPr>
            <w:tcW w:w="1559" w:type="dxa"/>
            <w:shd w:val="clear" w:color="auto" w:fill="auto"/>
            <w:vAlign w:val="center"/>
          </w:tcPr>
          <w:p w14:paraId="028C0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ins w:id="14" w:author="罗玮" w:date="2025-06-25T11:14:39Z"/>
                <w:rFonts w:hint="eastAsia"/>
                <w:color w:val="auto"/>
                <w:szCs w:val="24"/>
                <w:lang w:val="en-US" w:eastAsia="zh-CN"/>
              </w:rPr>
            </w:pPr>
            <w:ins w:id="15" w:author="罗玮" w:date="2025-06-25T11:14:41Z">
              <w:r>
                <w:rPr>
                  <w:rFonts w:hint="eastAsia"/>
                  <w:color w:val="auto"/>
                  <w:szCs w:val="24"/>
                  <w:lang w:val="en-US" w:eastAsia="zh-CN"/>
                </w:rPr>
                <w:t>徐蕾娜</w:t>
              </w:r>
            </w:ins>
          </w:p>
        </w:tc>
      </w:tr>
      <w:bookmarkEnd w:id="0"/>
      <w:bookmarkEnd w:id="1"/>
      <w:bookmarkEnd w:id="2"/>
      <w:bookmarkEnd w:id="5"/>
      <w:bookmarkEnd w:id="12"/>
    </w:tbl>
    <w:p w14:paraId="2F4E2F1F">
      <w:pPr>
        <w:pStyle w:val="2"/>
        <w:numPr>
          <w:ilvl w:val="0"/>
          <w:numId w:val="0"/>
        </w:numPr>
        <w:ind w:left="425" w:hanging="425"/>
        <w:jc w:val="center"/>
        <w:rPr>
          <w:color w:val="auto"/>
        </w:rPr>
      </w:pPr>
      <w:bookmarkStart w:id="20" w:name="_Toc9715"/>
      <w:bookmarkStart w:id="21" w:name="_Toc22072"/>
      <w:bookmarkStart w:id="22" w:name="_Toc21360"/>
      <w:r>
        <w:rPr>
          <w:rFonts w:hint="eastAsia"/>
          <w:color w:val="auto"/>
        </w:rPr>
        <w:t>目录</w:t>
      </w:r>
      <w:bookmarkEnd w:id="13"/>
      <w:bookmarkEnd w:id="18"/>
      <w:bookmarkEnd w:id="19"/>
      <w:bookmarkEnd w:id="20"/>
      <w:bookmarkEnd w:id="21"/>
      <w:bookmarkEnd w:id="22"/>
    </w:p>
    <w:p w14:paraId="1694BA62">
      <w:pPr>
        <w:pStyle w:val="22"/>
        <w:tabs>
          <w:tab w:val="right" w:leader="dot" w:pos="8312"/>
          <w:tab w:val="clear" w:pos="284"/>
          <w:tab w:val="clear" w:pos="8296"/>
        </w:tabs>
        <w:rPr>
          <w:del w:id="16" w:author="徐蕾娜" w:date="2025-11-11T20:01:28Z"/>
        </w:rPr>
      </w:pPr>
      <w:r>
        <w:rPr>
          <w:rFonts w:ascii="Arial" w:hAnsi="Arial" w:eastAsia="宋体"/>
          <w:color w:val="auto"/>
          <w:sz w:val="21"/>
        </w:rPr>
        <w:fldChar w:fldCharType="begin"/>
      </w:r>
      <w:r>
        <w:rPr>
          <w:rFonts w:ascii="Arial" w:hAnsi="Arial" w:eastAsia="宋体"/>
          <w:color w:val="auto"/>
          <w:sz w:val="21"/>
        </w:rPr>
        <w:instrText xml:space="preserve"> TOC \o "1-4" \u </w:instrText>
      </w:r>
      <w:r>
        <w:rPr>
          <w:rFonts w:ascii="Arial" w:hAnsi="Arial" w:eastAsia="宋体"/>
          <w:color w:val="auto"/>
          <w:sz w:val="21"/>
        </w:rPr>
        <w:fldChar w:fldCharType="separate"/>
      </w:r>
      <w:del w:id="17" w:author="徐蕾娜" w:date="2025-11-11T20:01:28Z">
        <w:r>
          <w:rPr>
            <w:rFonts w:hint="eastAsia"/>
            <w:color w:val="auto"/>
          </w:rPr>
          <w:delText>更改记录</w:delText>
        </w:r>
      </w:del>
      <w:del w:id="18" w:author="徐蕾娜" w:date="2025-11-11T20:01:28Z">
        <w:r>
          <w:rPr/>
          <w:tab/>
        </w:r>
      </w:del>
      <w:del w:id="19" w:author="徐蕾娜" w:date="2025-11-11T20:01:28Z">
        <w:r>
          <w:rPr/>
          <w:fldChar w:fldCharType="begin"/>
        </w:r>
      </w:del>
      <w:del w:id="20" w:author="徐蕾娜" w:date="2025-11-11T20:01:28Z">
        <w:r>
          <w:rPr/>
          <w:delInstrText xml:space="preserve"> PAGEREF _Toc21396 \h </w:delInstrText>
        </w:r>
      </w:del>
      <w:del w:id="21" w:author="徐蕾娜" w:date="2025-11-11T20:01:28Z">
        <w:r>
          <w:rPr/>
          <w:fldChar w:fldCharType="separate"/>
        </w:r>
      </w:del>
      <w:del w:id="22" w:author="徐蕾娜" w:date="2025-11-11T20:01:28Z">
        <w:r>
          <w:rPr/>
          <w:delText>2</w:delText>
        </w:r>
      </w:del>
      <w:del w:id="23" w:author="徐蕾娜" w:date="2025-11-11T20:01:28Z">
        <w:r>
          <w:rPr/>
          <w:fldChar w:fldCharType="end"/>
        </w:r>
      </w:del>
    </w:p>
    <w:p w14:paraId="440827C7">
      <w:pPr>
        <w:pStyle w:val="22"/>
        <w:tabs>
          <w:tab w:val="right" w:leader="dot" w:pos="8312"/>
          <w:tab w:val="clear" w:pos="284"/>
          <w:tab w:val="clear" w:pos="8296"/>
        </w:tabs>
        <w:rPr>
          <w:del w:id="24" w:author="徐蕾娜" w:date="2025-11-11T20:01:28Z"/>
        </w:rPr>
      </w:pPr>
      <w:del w:id="25" w:author="徐蕾娜" w:date="2025-11-11T20:01:28Z">
        <w:r>
          <w:rPr>
            <w:rFonts w:hint="eastAsia"/>
            <w:color w:val="auto"/>
          </w:rPr>
          <w:delText>目录</w:delText>
        </w:r>
      </w:del>
      <w:del w:id="26" w:author="徐蕾娜" w:date="2025-11-11T20:01:28Z">
        <w:r>
          <w:rPr/>
          <w:tab/>
        </w:r>
      </w:del>
      <w:del w:id="27" w:author="徐蕾娜" w:date="2025-11-11T20:01:28Z">
        <w:r>
          <w:rPr/>
          <w:fldChar w:fldCharType="begin"/>
        </w:r>
      </w:del>
      <w:del w:id="28" w:author="徐蕾娜" w:date="2025-11-11T20:01:28Z">
        <w:r>
          <w:rPr/>
          <w:delInstrText xml:space="preserve"> PAGEREF _Toc28359 \h </w:delInstrText>
        </w:r>
      </w:del>
      <w:del w:id="29" w:author="徐蕾娜" w:date="2025-11-11T20:01:28Z">
        <w:r>
          <w:rPr/>
          <w:fldChar w:fldCharType="separate"/>
        </w:r>
      </w:del>
      <w:del w:id="30" w:author="徐蕾娜" w:date="2025-11-11T20:01:28Z">
        <w:r>
          <w:rPr/>
          <w:delText>2</w:delText>
        </w:r>
      </w:del>
      <w:del w:id="31" w:author="徐蕾娜" w:date="2025-11-11T20:01:28Z">
        <w:r>
          <w:rPr/>
          <w:fldChar w:fldCharType="end"/>
        </w:r>
      </w:del>
    </w:p>
    <w:p w14:paraId="38BD82F4">
      <w:pPr>
        <w:pStyle w:val="22"/>
        <w:tabs>
          <w:tab w:val="right" w:leader="dot" w:pos="8312"/>
          <w:tab w:val="clear" w:pos="284"/>
          <w:tab w:val="clear" w:pos="8296"/>
        </w:tabs>
        <w:rPr>
          <w:del w:id="32" w:author="徐蕾娜" w:date="2025-11-11T20:01:28Z"/>
        </w:rPr>
      </w:pPr>
      <w:del w:id="33" w:author="徐蕾娜" w:date="2025-11-11T20:01:28Z">
        <w:r>
          <w:rPr>
            <w:rFonts w:ascii="宋体" w:hAnsi="宋体" w:eastAsia="宋体"/>
            <w:color w:val="auto"/>
          </w:rPr>
          <w:delText xml:space="preserve">1 </w:delText>
        </w:r>
      </w:del>
      <w:del w:id="34" w:author="徐蕾娜" w:date="2025-11-11T20:01:28Z">
        <w:r>
          <w:rPr>
            <w:rFonts w:hint="eastAsia"/>
            <w:color w:val="auto"/>
          </w:rPr>
          <w:delText>介绍</w:delText>
        </w:r>
      </w:del>
      <w:del w:id="35" w:author="徐蕾娜" w:date="2025-11-11T20:01:28Z">
        <w:r>
          <w:rPr/>
          <w:tab/>
        </w:r>
      </w:del>
      <w:del w:id="36" w:author="徐蕾娜" w:date="2025-11-11T20:01:28Z">
        <w:r>
          <w:rPr/>
          <w:fldChar w:fldCharType="begin"/>
        </w:r>
      </w:del>
      <w:del w:id="37" w:author="徐蕾娜" w:date="2025-11-11T20:01:28Z">
        <w:r>
          <w:rPr/>
          <w:delInstrText xml:space="preserve"> PAGEREF _Toc12987 \h </w:delInstrText>
        </w:r>
      </w:del>
      <w:del w:id="38" w:author="徐蕾娜" w:date="2025-11-11T20:01:28Z">
        <w:r>
          <w:rPr/>
          <w:fldChar w:fldCharType="separate"/>
        </w:r>
      </w:del>
      <w:del w:id="39" w:author="徐蕾娜" w:date="2025-11-11T20:01:28Z">
        <w:r>
          <w:rPr/>
          <w:delText>5</w:delText>
        </w:r>
      </w:del>
      <w:del w:id="40" w:author="徐蕾娜" w:date="2025-11-11T20:01:28Z">
        <w:r>
          <w:rPr/>
          <w:fldChar w:fldCharType="end"/>
        </w:r>
      </w:del>
    </w:p>
    <w:p w14:paraId="1874B4F2">
      <w:pPr>
        <w:pStyle w:val="27"/>
        <w:tabs>
          <w:tab w:val="right" w:leader="dot" w:pos="8312"/>
          <w:tab w:val="clear" w:pos="851"/>
          <w:tab w:val="clear" w:pos="8296"/>
        </w:tabs>
        <w:rPr>
          <w:del w:id="41" w:author="徐蕾娜" w:date="2025-11-11T20:01:28Z"/>
        </w:rPr>
      </w:pPr>
      <w:del w:id="42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1.1 </w:delText>
        </w:r>
      </w:del>
      <w:del w:id="43" w:author="徐蕾娜" w:date="2025-11-11T20:01:28Z">
        <w:r>
          <w:rPr>
            <w:rFonts w:hint="eastAsia"/>
            <w:color w:val="auto"/>
          </w:rPr>
          <w:delText>目的</w:delText>
        </w:r>
      </w:del>
      <w:del w:id="44" w:author="徐蕾娜" w:date="2025-11-11T20:01:28Z">
        <w:r>
          <w:rPr/>
          <w:tab/>
        </w:r>
      </w:del>
      <w:del w:id="45" w:author="徐蕾娜" w:date="2025-11-11T20:01:28Z">
        <w:r>
          <w:rPr/>
          <w:fldChar w:fldCharType="begin"/>
        </w:r>
      </w:del>
      <w:del w:id="46" w:author="徐蕾娜" w:date="2025-11-11T20:01:28Z">
        <w:r>
          <w:rPr/>
          <w:delInstrText xml:space="preserve"> PAGEREF _Toc24104 \h </w:delInstrText>
        </w:r>
      </w:del>
      <w:del w:id="47" w:author="徐蕾娜" w:date="2025-11-11T20:01:28Z">
        <w:r>
          <w:rPr/>
          <w:fldChar w:fldCharType="separate"/>
        </w:r>
      </w:del>
      <w:del w:id="48" w:author="徐蕾娜" w:date="2025-11-11T20:01:28Z">
        <w:r>
          <w:rPr/>
          <w:delText>5</w:delText>
        </w:r>
      </w:del>
      <w:del w:id="49" w:author="徐蕾娜" w:date="2025-11-11T20:01:28Z">
        <w:r>
          <w:rPr/>
          <w:fldChar w:fldCharType="end"/>
        </w:r>
      </w:del>
    </w:p>
    <w:p w14:paraId="2A467718">
      <w:pPr>
        <w:pStyle w:val="27"/>
        <w:tabs>
          <w:tab w:val="right" w:leader="dot" w:pos="8312"/>
          <w:tab w:val="clear" w:pos="851"/>
          <w:tab w:val="clear" w:pos="8296"/>
        </w:tabs>
        <w:rPr>
          <w:del w:id="50" w:author="徐蕾娜" w:date="2025-11-11T20:01:28Z"/>
        </w:rPr>
      </w:pPr>
      <w:del w:id="51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1.2 </w:delText>
        </w:r>
      </w:del>
      <w:del w:id="52" w:author="徐蕾娜" w:date="2025-11-11T20:01:28Z">
        <w:r>
          <w:rPr>
            <w:rFonts w:hint="eastAsia"/>
            <w:color w:val="auto"/>
          </w:rPr>
          <w:delText>适用范围</w:delText>
        </w:r>
      </w:del>
      <w:del w:id="53" w:author="徐蕾娜" w:date="2025-11-11T20:01:28Z">
        <w:r>
          <w:rPr/>
          <w:tab/>
        </w:r>
      </w:del>
      <w:del w:id="54" w:author="徐蕾娜" w:date="2025-11-11T20:01:28Z">
        <w:r>
          <w:rPr/>
          <w:fldChar w:fldCharType="begin"/>
        </w:r>
      </w:del>
      <w:del w:id="55" w:author="徐蕾娜" w:date="2025-11-11T20:01:28Z">
        <w:r>
          <w:rPr/>
          <w:delInstrText xml:space="preserve"> PAGEREF _Toc3640 \h </w:delInstrText>
        </w:r>
      </w:del>
      <w:del w:id="56" w:author="徐蕾娜" w:date="2025-11-11T20:01:28Z">
        <w:r>
          <w:rPr/>
          <w:fldChar w:fldCharType="separate"/>
        </w:r>
      </w:del>
      <w:del w:id="57" w:author="徐蕾娜" w:date="2025-11-11T20:01:28Z">
        <w:r>
          <w:rPr/>
          <w:delText>5</w:delText>
        </w:r>
      </w:del>
      <w:del w:id="58" w:author="徐蕾娜" w:date="2025-11-11T20:01:28Z">
        <w:r>
          <w:rPr/>
          <w:fldChar w:fldCharType="end"/>
        </w:r>
      </w:del>
    </w:p>
    <w:p w14:paraId="1ED0885A">
      <w:pPr>
        <w:pStyle w:val="27"/>
        <w:tabs>
          <w:tab w:val="right" w:leader="dot" w:pos="8312"/>
          <w:tab w:val="clear" w:pos="851"/>
          <w:tab w:val="clear" w:pos="8296"/>
        </w:tabs>
        <w:rPr>
          <w:del w:id="59" w:author="徐蕾娜" w:date="2025-11-11T20:01:28Z"/>
        </w:rPr>
      </w:pPr>
      <w:del w:id="60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1.3 </w:delText>
        </w:r>
      </w:del>
      <w:del w:id="61" w:author="徐蕾娜" w:date="2025-11-11T20:01:28Z">
        <w:r>
          <w:rPr>
            <w:rFonts w:hint="eastAsia"/>
            <w:color w:val="auto"/>
          </w:rPr>
          <w:delText>参考文件</w:delText>
        </w:r>
      </w:del>
      <w:del w:id="62" w:author="徐蕾娜" w:date="2025-11-11T20:01:28Z">
        <w:r>
          <w:rPr/>
          <w:tab/>
        </w:r>
      </w:del>
      <w:del w:id="63" w:author="徐蕾娜" w:date="2025-11-11T20:01:28Z">
        <w:r>
          <w:rPr/>
          <w:fldChar w:fldCharType="begin"/>
        </w:r>
      </w:del>
      <w:del w:id="64" w:author="徐蕾娜" w:date="2025-11-11T20:01:28Z">
        <w:r>
          <w:rPr/>
          <w:delInstrText xml:space="preserve"> PAGEREF _Toc24179 \h </w:delInstrText>
        </w:r>
      </w:del>
      <w:del w:id="65" w:author="徐蕾娜" w:date="2025-11-11T20:01:28Z">
        <w:r>
          <w:rPr/>
          <w:fldChar w:fldCharType="separate"/>
        </w:r>
      </w:del>
      <w:del w:id="66" w:author="徐蕾娜" w:date="2025-11-11T20:01:28Z">
        <w:r>
          <w:rPr/>
          <w:delText>5</w:delText>
        </w:r>
      </w:del>
      <w:del w:id="67" w:author="徐蕾娜" w:date="2025-11-11T20:01:28Z">
        <w:r>
          <w:rPr/>
          <w:fldChar w:fldCharType="end"/>
        </w:r>
      </w:del>
    </w:p>
    <w:p w14:paraId="4D44357A">
      <w:pPr>
        <w:pStyle w:val="27"/>
        <w:tabs>
          <w:tab w:val="right" w:leader="dot" w:pos="8312"/>
          <w:tab w:val="clear" w:pos="851"/>
          <w:tab w:val="clear" w:pos="8296"/>
        </w:tabs>
        <w:rPr>
          <w:del w:id="68" w:author="徐蕾娜" w:date="2025-11-11T20:01:28Z"/>
        </w:rPr>
      </w:pPr>
      <w:del w:id="69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1.4 </w:delText>
        </w:r>
      </w:del>
      <w:del w:id="70" w:author="徐蕾娜" w:date="2025-11-11T20:01:28Z">
        <w:r>
          <w:rPr>
            <w:rFonts w:hint="eastAsia"/>
            <w:color w:val="auto"/>
          </w:rPr>
          <w:delText>相关记录</w:delText>
        </w:r>
      </w:del>
      <w:del w:id="71" w:author="徐蕾娜" w:date="2025-11-11T20:01:28Z">
        <w:r>
          <w:rPr/>
          <w:tab/>
        </w:r>
      </w:del>
      <w:del w:id="72" w:author="徐蕾娜" w:date="2025-11-11T20:01:28Z">
        <w:r>
          <w:rPr/>
          <w:fldChar w:fldCharType="begin"/>
        </w:r>
      </w:del>
      <w:del w:id="73" w:author="徐蕾娜" w:date="2025-11-11T20:01:28Z">
        <w:r>
          <w:rPr/>
          <w:delInstrText xml:space="preserve"> PAGEREF _Toc9778 \h </w:delInstrText>
        </w:r>
      </w:del>
      <w:del w:id="74" w:author="徐蕾娜" w:date="2025-11-11T20:01:28Z">
        <w:r>
          <w:rPr/>
          <w:fldChar w:fldCharType="separate"/>
        </w:r>
      </w:del>
      <w:del w:id="75" w:author="徐蕾娜" w:date="2025-11-11T20:01:28Z">
        <w:r>
          <w:rPr/>
          <w:delText>5</w:delText>
        </w:r>
      </w:del>
      <w:del w:id="76" w:author="徐蕾娜" w:date="2025-11-11T20:01:28Z">
        <w:r>
          <w:rPr/>
          <w:fldChar w:fldCharType="end"/>
        </w:r>
      </w:del>
    </w:p>
    <w:p w14:paraId="26C4B70A">
      <w:pPr>
        <w:pStyle w:val="22"/>
        <w:tabs>
          <w:tab w:val="right" w:leader="dot" w:pos="8312"/>
          <w:tab w:val="clear" w:pos="284"/>
          <w:tab w:val="clear" w:pos="8296"/>
        </w:tabs>
        <w:rPr>
          <w:del w:id="77" w:author="徐蕾娜" w:date="2025-11-11T20:01:28Z"/>
        </w:rPr>
      </w:pPr>
      <w:del w:id="78" w:author="徐蕾娜" w:date="2025-11-11T20:01:28Z">
        <w:r>
          <w:rPr>
            <w:rFonts w:hint="eastAsia" w:ascii="宋体" w:hAnsi="宋体" w:eastAsia="宋体"/>
            <w:color w:val="000000" w:themeColor="text1"/>
            <w14:textFill>
              <w14:solidFill>
                <w14:schemeClr w14:val="tx1"/>
              </w14:solidFill>
            </w14:textFill>
          </w:rPr>
          <w:delText xml:space="preserve">2 </w:delText>
        </w:r>
      </w:del>
      <w:del w:id="79" w:author="徐蕾娜" w:date="2025-11-11T20:01:28Z">
        <w:r>
          <w:rPr>
            <w:rFonts w:hint="eastAsia"/>
            <w:color w:val="000000" w:themeColor="text1"/>
            <w14:textFill>
              <w14:solidFill>
                <w14:schemeClr w14:val="tx1"/>
              </w14:solidFill>
            </w14:textFill>
          </w:rPr>
          <w:delText>职责</w:delText>
        </w:r>
      </w:del>
      <w:del w:id="80" w:author="徐蕾娜" w:date="2025-11-11T20:01:28Z">
        <w:r>
          <w:rPr/>
          <w:tab/>
        </w:r>
      </w:del>
      <w:del w:id="81" w:author="徐蕾娜" w:date="2025-11-11T20:01:28Z">
        <w:r>
          <w:rPr/>
          <w:fldChar w:fldCharType="begin"/>
        </w:r>
      </w:del>
      <w:del w:id="82" w:author="徐蕾娜" w:date="2025-11-11T20:01:28Z">
        <w:r>
          <w:rPr/>
          <w:delInstrText xml:space="preserve"> PAGEREF _Toc22677 \h </w:delInstrText>
        </w:r>
      </w:del>
      <w:del w:id="83" w:author="徐蕾娜" w:date="2025-11-11T20:01:28Z">
        <w:r>
          <w:rPr/>
          <w:fldChar w:fldCharType="separate"/>
        </w:r>
      </w:del>
      <w:del w:id="84" w:author="徐蕾娜" w:date="2025-11-11T20:01:28Z">
        <w:r>
          <w:rPr/>
          <w:delText>6</w:delText>
        </w:r>
      </w:del>
      <w:del w:id="85" w:author="徐蕾娜" w:date="2025-11-11T20:01:28Z">
        <w:r>
          <w:rPr/>
          <w:fldChar w:fldCharType="end"/>
        </w:r>
      </w:del>
    </w:p>
    <w:p w14:paraId="51FDE912">
      <w:pPr>
        <w:pStyle w:val="27"/>
        <w:tabs>
          <w:tab w:val="right" w:leader="dot" w:pos="8312"/>
          <w:tab w:val="clear" w:pos="851"/>
          <w:tab w:val="clear" w:pos="8296"/>
        </w:tabs>
        <w:rPr>
          <w:del w:id="86" w:author="徐蕾娜" w:date="2025-11-11T20:01:28Z"/>
        </w:rPr>
      </w:pPr>
      <w:del w:id="87" w:author="徐蕾娜" w:date="2025-11-11T20:01:28Z">
        <w:r>
          <w:rPr>
            <w:rFonts w:hint="eastAsia" w:asciiTheme="majorEastAsia" w:hAnsiTheme="majorEastAsia" w:eastAsiaTheme="majorEastAsia"/>
            <w:bCs/>
            <w:color w:val="000000" w:themeColor="text1"/>
            <w:kern w:val="2"/>
            <w:szCs w:val="32"/>
            <w14:textFill>
              <w14:solidFill>
                <w14:schemeClr w14:val="tx1"/>
              </w14:solidFill>
            </w14:textFill>
          </w:rPr>
          <w:delText xml:space="preserve">2.1 </w:delText>
        </w:r>
      </w:del>
      <w:del w:id="88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000000" w:themeColor="text1"/>
            <w:kern w:val="2"/>
            <w:szCs w:val="32"/>
            <w14:textFill>
              <w14:solidFill>
                <w14:schemeClr w14:val="tx1"/>
              </w14:solidFill>
            </w14:textFill>
          </w:rPr>
          <w:delText>变更负责人</w:delText>
        </w:r>
      </w:del>
      <w:del w:id="89" w:author="徐蕾娜" w:date="2025-11-11T20:01:28Z">
        <w:r>
          <w:rPr/>
          <w:tab/>
        </w:r>
      </w:del>
      <w:del w:id="90" w:author="徐蕾娜" w:date="2025-11-11T20:01:28Z">
        <w:r>
          <w:rPr/>
          <w:fldChar w:fldCharType="begin"/>
        </w:r>
      </w:del>
      <w:del w:id="91" w:author="徐蕾娜" w:date="2025-11-11T20:01:28Z">
        <w:r>
          <w:rPr/>
          <w:delInstrText xml:space="preserve"> PAGEREF _Toc19387 \h </w:delInstrText>
        </w:r>
      </w:del>
      <w:del w:id="92" w:author="徐蕾娜" w:date="2025-11-11T20:01:28Z">
        <w:r>
          <w:rPr/>
          <w:fldChar w:fldCharType="separate"/>
        </w:r>
      </w:del>
      <w:del w:id="93" w:author="徐蕾娜" w:date="2025-11-11T20:01:28Z">
        <w:r>
          <w:rPr/>
          <w:delText>6</w:delText>
        </w:r>
      </w:del>
      <w:del w:id="94" w:author="徐蕾娜" w:date="2025-11-11T20:01:28Z">
        <w:r>
          <w:rPr/>
          <w:fldChar w:fldCharType="end"/>
        </w:r>
      </w:del>
    </w:p>
    <w:p w14:paraId="23C886C4">
      <w:pPr>
        <w:pStyle w:val="27"/>
        <w:tabs>
          <w:tab w:val="right" w:leader="dot" w:pos="8312"/>
          <w:tab w:val="clear" w:pos="851"/>
          <w:tab w:val="clear" w:pos="8296"/>
        </w:tabs>
        <w:rPr>
          <w:del w:id="95" w:author="徐蕾娜" w:date="2025-11-11T20:01:28Z"/>
        </w:rPr>
      </w:pPr>
      <w:del w:id="96" w:author="徐蕾娜" w:date="2025-11-11T20:01:28Z">
        <w:r>
          <w:rPr>
            <w:rFonts w:hint="eastAsia" w:asciiTheme="majorEastAsia" w:hAnsiTheme="majorEastAsia" w:eastAsiaTheme="majorEastAsia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w:delText xml:space="preserve">2.2 </w:delText>
        </w:r>
      </w:del>
      <w:del w:id="97" w:author="徐蕾娜" w:date="2025-11-11T20:01:28Z">
        <w:r>
          <w:rPr>
            <w:rFonts w:hint="eastAsia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w:delText>变更协调人</w:delText>
        </w:r>
      </w:del>
      <w:del w:id="98" w:author="徐蕾娜" w:date="2025-11-11T20:01:28Z">
        <w:r>
          <w:rPr/>
          <w:tab/>
        </w:r>
      </w:del>
      <w:del w:id="99" w:author="徐蕾娜" w:date="2025-11-11T20:01:28Z">
        <w:r>
          <w:rPr/>
          <w:fldChar w:fldCharType="begin"/>
        </w:r>
      </w:del>
      <w:del w:id="100" w:author="徐蕾娜" w:date="2025-11-11T20:01:28Z">
        <w:r>
          <w:rPr/>
          <w:delInstrText xml:space="preserve"> PAGEREF _Toc7625 \h </w:delInstrText>
        </w:r>
      </w:del>
      <w:del w:id="101" w:author="徐蕾娜" w:date="2025-11-11T20:01:28Z">
        <w:r>
          <w:rPr/>
          <w:fldChar w:fldCharType="separate"/>
        </w:r>
      </w:del>
      <w:del w:id="102" w:author="徐蕾娜" w:date="2025-11-11T20:01:28Z">
        <w:r>
          <w:rPr/>
          <w:delText>6</w:delText>
        </w:r>
      </w:del>
      <w:del w:id="103" w:author="徐蕾娜" w:date="2025-11-11T20:01:28Z">
        <w:r>
          <w:rPr/>
          <w:fldChar w:fldCharType="end"/>
        </w:r>
      </w:del>
    </w:p>
    <w:p w14:paraId="1E562B2B">
      <w:pPr>
        <w:pStyle w:val="27"/>
        <w:tabs>
          <w:tab w:val="right" w:leader="dot" w:pos="8312"/>
          <w:tab w:val="clear" w:pos="851"/>
          <w:tab w:val="clear" w:pos="8296"/>
        </w:tabs>
        <w:rPr>
          <w:del w:id="104" w:author="徐蕾娜" w:date="2025-11-11T20:01:28Z"/>
        </w:rPr>
      </w:pPr>
      <w:del w:id="105" w:author="徐蕾娜" w:date="2025-11-11T20:01:28Z">
        <w:r>
          <w:rPr>
            <w:rFonts w:hint="eastAsia" w:asciiTheme="majorEastAsia" w:hAnsiTheme="majorEastAsia" w:eastAsiaTheme="majorEastAsia"/>
            <w:color w:val="000000" w:themeColor="text1"/>
            <w14:textFill>
              <w14:solidFill>
                <w14:schemeClr w14:val="tx1"/>
              </w14:solidFill>
            </w14:textFill>
          </w:rPr>
          <w:delText xml:space="preserve">2.3 </w:delText>
        </w:r>
      </w:del>
      <w:del w:id="106" w:author="徐蕾娜" w:date="2025-11-11T20:01:28Z">
        <w:r>
          <w:rPr>
            <w:rFonts w:hint="eastAsia"/>
            <w:color w:val="000000" w:themeColor="text1"/>
            <w14:textFill>
              <w14:solidFill>
                <w14:schemeClr w14:val="tx1"/>
              </w14:solidFill>
            </w14:textFill>
          </w:rPr>
          <w:delText>变更控制委员会</w:delText>
        </w:r>
      </w:del>
      <w:del w:id="107" w:author="徐蕾娜" w:date="2025-11-11T20:01:28Z">
        <w:r>
          <w:rPr/>
          <w:tab/>
        </w:r>
      </w:del>
      <w:del w:id="108" w:author="徐蕾娜" w:date="2025-11-11T20:01:28Z">
        <w:r>
          <w:rPr/>
          <w:fldChar w:fldCharType="begin"/>
        </w:r>
      </w:del>
      <w:del w:id="109" w:author="徐蕾娜" w:date="2025-11-11T20:01:28Z">
        <w:r>
          <w:rPr/>
          <w:delInstrText xml:space="preserve"> PAGEREF _Toc1486 \h </w:delInstrText>
        </w:r>
      </w:del>
      <w:del w:id="110" w:author="徐蕾娜" w:date="2025-11-11T20:01:28Z">
        <w:r>
          <w:rPr/>
          <w:fldChar w:fldCharType="separate"/>
        </w:r>
      </w:del>
      <w:del w:id="111" w:author="徐蕾娜" w:date="2025-11-11T20:01:28Z">
        <w:r>
          <w:rPr/>
          <w:delText>6</w:delText>
        </w:r>
      </w:del>
      <w:del w:id="112" w:author="徐蕾娜" w:date="2025-11-11T20:01:28Z">
        <w:r>
          <w:rPr/>
          <w:fldChar w:fldCharType="end"/>
        </w:r>
      </w:del>
    </w:p>
    <w:p w14:paraId="4AB9BA68">
      <w:pPr>
        <w:pStyle w:val="22"/>
        <w:tabs>
          <w:tab w:val="right" w:leader="dot" w:pos="8312"/>
          <w:tab w:val="clear" w:pos="284"/>
          <w:tab w:val="clear" w:pos="8296"/>
        </w:tabs>
        <w:rPr>
          <w:del w:id="113" w:author="徐蕾娜" w:date="2025-11-11T20:01:28Z"/>
        </w:rPr>
      </w:pPr>
      <w:del w:id="114" w:author="徐蕾娜" w:date="2025-11-11T20:01:28Z">
        <w:r>
          <w:rPr>
            <w:rFonts w:ascii="宋体" w:hAnsi="宋体" w:eastAsia="宋体"/>
            <w:color w:val="auto"/>
          </w:rPr>
          <w:delText xml:space="preserve">3 </w:delText>
        </w:r>
      </w:del>
      <w:del w:id="115" w:author="徐蕾娜" w:date="2025-11-11T20:01:28Z">
        <w:r>
          <w:rPr>
            <w:rFonts w:hint="eastAsia"/>
            <w:color w:val="auto"/>
          </w:rPr>
          <w:delText>程序</w:delText>
        </w:r>
      </w:del>
      <w:del w:id="116" w:author="徐蕾娜" w:date="2025-11-11T20:01:28Z">
        <w:r>
          <w:rPr/>
          <w:tab/>
        </w:r>
      </w:del>
      <w:del w:id="117" w:author="徐蕾娜" w:date="2025-11-11T20:01:28Z">
        <w:r>
          <w:rPr/>
          <w:fldChar w:fldCharType="begin"/>
        </w:r>
      </w:del>
      <w:del w:id="118" w:author="徐蕾娜" w:date="2025-11-11T20:01:28Z">
        <w:r>
          <w:rPr/>
          <w:delInstrText xml:space="preserve"> PAGEREF _Toc20771 \h </w:delInstrText>
        </w:r>
      </w:del>
      <w:del w:id="119" w:author="徐蕾娜" w:date="2025-11-11T20:01:28Z">
        <w:r>
          <w:rPr/>
          <w:fldChar w:fldCharType="separate"/>
        </w:r>
      </w:del>
      <w:del w:id="120" w:author="徐蕾娜" w:date="2025-11-11T20:01:28Z">
        <w:r>
          <w:rPr/>
          <w:delText>8</w:delText>
        </w:r>
      </w:del>
      <w:del w:id="121" w:author="徐蕾娜" w:date="2025-11-11T20:01:28Z">
        <w:r>
          <w:rPr/>
          <w:fldChar w:fldCharType="end"/>
        </w:r>
      </w:del>
    </w:p>
    <w:p w14:paraId="61F6B709">
      <w:pPr>
        <w:pStyle w:val="27"/>
        <w:tabs>
          <w:tab w:val="right" w:leader="dot" w:pos="8312"/>
          <w:tab w:val="clear" w:pos="851"/>
          <w:tab w:val="clear" w:pos="8296"/>
        </w:tabs>
        <w:rPr>
          <w:del w:id="122" w:author="徐蕾娜" w:date="2025-11-11T20:01:28Z"/>
        </w:rPr>
      </w:pPr>
      <w:del w:id="123" w:author="徐蕾娜" w:date="2025-11-11T20:01:28Z">
        <w:r>
          <w:rPr>
            <w:rFonts w:asciiTheme="majorEastAsia" w:hAnsiTheme="majorEastAsia" w:eastAsiaTheme="majorEastAsia"/>
          </w:rPr>
          <w:delText xml:space="preserve">3.1 </w:delText>
        </w:r>
      </w:del>
      <w:del w:id="124" w:author="徐蕾娜" w:date="2025-11-11T20:01:28Z">
        <w:r>
          <w:rPr>
            <w:rFonts w:hint="eastAsia"/>
            <w:color w:val="auto"/>
            <w:szCs w:val="21"/>
            <w:lang w:val="en-US" w:eastAsia="zh-CN"/>
          </w:rPr>
          <w:delText>变更的分类</w:delText>
        </w:r>
      </w:del>
      <w:del w:id="125" w:author="徐蕾娜" w:date="2025-11-11T20:01:28Z">
        <w:r>
          <w:rPr/>
          <w:tab/>
        </w:r>
      </w:del>
      <w:del w:id="126" w:author="徐蕾娜" w:date="2025-11-11T20:01:28Z">
        <w:r>
          <w:rPr/>
          <w:fldChar w:fldCharType="begin"/>
        </w:r>
      </w:del>
      <w:del w:id="127" w:author="徐蕾娜" w:date="2025-11-11T20:01:28Z">
        <w:r>
          <w:rPr/>
          <w:delInstrText xml:space="preserve"> PAGEREF _Toc19241 \h </w:delInstrText>
        </w:r>
      </w:del>
      <w:del w:id="128" w:author="徐蕾娜" w:date="2025-11-11T20:01:28Z">
        <w:r>
          <w:rPr/>
          <w:fldChar w:fldCharType="separate"/>
        </w:r>
      </w:del>
      <w:del w:id="129" w:author="徐蕾娜" w:date="2025-11-11T20:01:28Z">
        <w:r>
          <w:rPr/>
          <w:delText>8</w:delText>
        </w:r>
      </w:del>
      <w:del w:id="130" w:author="徐蕾娜" w:date="2025-11-11T20:01:28Z">
        <w:r>
          <w:rPr/>
          <w:fldChar w:fldCharType="end"/>
        </w:r>
      </w:del>
    </w:p>
    <w:p w14:paraId="26C986B7">
      <w:pPr>
        <w:pStyle w:val="27"/>
        <w:tabs>
          <w:tab w:val="right" w:leader="dot" w:pos="8312"/>
          <w:tab w:val="clear" w:pos="851"/>
          <w:tab w:val="clear" w:pos="8296"/>
        </w:tabs>
        <w:rPr>
          <w:del w:id="131" w:author="徐蕾娜" w:date="2025-11-11T20:01:28Z"/>
        </w:rPr>
      </w:pPr>
      <w:del w:id="132" w:author="徐蕾娜" w:date="2025-11-11T20:01:28Z">
        <w:r>
          <w:rPr>
            <w:rFonts w:asciiTheme="majorEastAsia" w:hAnsiTheme="majorEastAsia" w:eastAsiaTheme="majorEastAsia"/>
            <w:color w:val="auto"/>
            <w:szCs w:val="21"/>
          </w:rPr>
          <w:delText xml:space="preserve">3.2 </w:delText>
        </w:r>
      </w:del>
      <w:del w:id="133" w:author="徐蕾娜" w:date="2025-11-11T20:01:28Z">
        <w:r>
          <w:rPr>
            <w:rFonts w:hint="eastAsia"/>
            <w:color w:val="auto"/>
          </w:rPr>
          <w:delText>变更的</w:delText>
        </w:r>
      </w:del>
      <w:del w:id="134" w:author="徐蕾娜" w:date="2025-11-11T20:01:28Z">
        <w:r>
          <w:rPr>
            <w:rFonts w:hint="eastAsia"/>
            <w:color w:val="auto"/>
            <w:lang w:val="en-US" w:eastAsia="zh-CN"/>
          </w:rPr>
          <w:delText>命名</w:delText>
        </w:r>
      </w:del>
      <w:del w:id="135" w:author="徐蕾娜" w:date="2025-11-11T20:01:28Z">
        <w:r>
          <w:rPr/>
          <w:tab/>
        </w:r>
      </w:del>
      <w:del w:id="136" w:author="徐蕾娜" w:date="2025-11-11T20:01:28Z">
        <w:r>
          <w:rPr/>
          <w:fldChar w:fldCharType="begin"/>
        </w:r>
      </w:del>
      <w:del w:id="137" w:author="徐蕾娜" w:date="2025-11-11T20:01:28Z">
        <w:r>
          <w:rPr/>
          <w:delInstrText xml:space="preserve"> PAGEREF _Toc22135 \h </w:delInstrText>
        </w:r>
      </w:del>
      <w:del w:id="138" w:author="徐蕾娜" w:date="2025-11-11T20:01:28Z">
        <w:r>
          <w:rPr/>
          <w:fldChar w:fldCharType="separate"/>
        </w:r>
      </w:del>
      <w:del w:id="139" w:author="徐蕾娜" w:date="2025-11-11T20:01:28Z">
        <w:r>
          <w:rPr/>
          <w:delText>8</w:delText>
        </w:r>
      </w:del>
      <w:del w:id="140" w:author="徐蕾娜" w:date="2025-11-11T20:01:28Z">
        <w:r>
          <w:rPr/>
          <w:fldChar w:fldCharType="end"/>
        </w:r>
      </w:del>
    </w:p>
    <w:p w14:paraId="28C40542">
      <w:pPr>
        <w:pStyle w:val="27"/>
        <w:tabs>
          <w:tab w:val="right" w:leader="dot" w:pos="8312"/>
          <w:tab w:val="clear" w:pos="851"/>
          <w:tab w:val="clear" w:pos="8296"/>
        </w:tabs>
        <w:rPr>
          <w:del w:id="141" w:author="徐蕾娜" w:date="2025-11-11T20:01:28Z"/>
        </w:rPr>
      </w:pPr>
      <w:del w:id="142" w:author="徐蕾娜" w:date="2025-11-11T20:01:28Z">
        <w:r>
          <w:rPr>
            <w:rFonts w:hint="eastAsia" w:asciiTheme="majorEastAsia" w:hAnsiTheme="majorEastAsia" w:eastAsiaTheme="majorEastAsia"/>
            <w:color w:val="auto"/>
            <w:lang w:val="en-US" w:eastAsia="zh-CN"/>
          </w:rPr>
          <w:delText xml:space="preserve">3.3 </w:delText>
        </w:r>
      </w:del>
      <w:del w:id="143" w:author="徐蕾娜" w:date="2025-11-11T20:01:28Z">
        <w:r>
          <w:rPr>
            <w:rFonts w:hint="eastAsia"/>
            <w:color w:val="auto"/>
            <w:lang w:val="en-US" w:eastAsia="zh-CN"/>
          </w:rPr>
          <w:delText>变更的提出</w:delText>
        </w:r>
      </w:del>
      <w:del w:id="144" w:author="徐蕾娜" w:date="2025-11-11T20:01:28Z">
        <w:r>
          <w:rPr/>
          <w:tab/>
        </w:r>
      </w:del>
      <w:del w:id="145" w:author="徐蕾娜" w:date="2025-11-11T20:01:28Z">
        <w:r>
          <w:rPr/>
          <w:fldChar w:fldCharType="begin"/>
        </w:r>
      </w:del>
      <w:del w:id="146" w:author="徐蕾娜" w:date="2025-11-11T20:01:28Z">
        <w:r>
          <w:rPr/>
          <w:delInstrText xml:space="preserve"> PAGEREF _Toc24599 \h </w:delInstrText>
        </w:r>
      </w:del>
      <w:del w:id="147" w:author="徐蕾娜" w:date="2025-11-11T20:01:28Z">
        <w:r>
          <w:rPr/>
          <w:fldChar w:fldCharType="separate"/>
        </w:r>
      </w:del>
      <w:del w:id="148" w:author="徐蕾娜" w:date="2025-11-11T20:01:28Z">
        <w:r>
          <w:rPr/>
          <w:delText>8</w:delText>
        </w:r>
      </w:del>
      <w:del w:id="149" w:author="徐蕾娜" w:date="2025-11-11T20:01:28Z">
        <w:r>
          <w:rPr/>
          <w:fldChar w:fldCharType="end"/>
        </w:r>
      </w:del>
    </w:p>
    <w:p w14:paraId="2FF22874">
      <w:pPr>
        <w:pStyle w:val="27"/>
        <w:tabs>
          <w:tab w:val="right" w:leader="dot" w:pos="8312"/>
          <w:tab w:val="clear" w:pos="851"/>
          <w:tab w:val="clear" w:pos="8296"/>
        </w:tabs>
        <w:rPr>
          <w:del w:id="150" w:author="徐蕾娜" w:date="2025-11-11T20:01:28Z"/>
        </w:rPr>
      </w:pPr>
      <w:del w:id="151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32"/>
          </w:rPr>
          <w:delText xml:space="preserve">3.4 </w:delText>
        </w:r>
      </w:del>
      <w:del w:id="15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32"/>
          </w:rPr>
          <w:delText>变更请求预审查</w:delText>
        </w:r>
      </w:del>
      <w:del w:id="153" w:author="徐蕾娜" w:date="2025-11-11T20:01:28Z">
        <w:r>
          <w:rPr/>
          <w:tab/>
        </w:r>
      </w:del>
      <w:del w:id="154" w:author="徐蕾娜" w:date="2025-11-11T20:01:28Z">
        <w:r>
          <w:rPr/>
          <w:fldChar w:fldCharType="begin"/>
        </w:r>
      </w:del>
      <w:del w:id="155" w:author="徐蕾娜" w:date="2025-11-11T20:01:28Z">
        <w:r>
          <w:rPr/>
          <w:delInstrText xml:space="preserve"> PAGEREF _Toc14732 \h </w:delInstrText>
        </w:r>
      </w:del>
      <w:del w:id="156" w:author="徐蕾娜" w:date="2025-11-11T20:01:28Z">
        <w:r>
          <w:rPr/>
          <w:fldChar w:fldCharType="separate"/>
        </w:r>
      </w:del>
      <w:del w:id="157" w:author="徐蕾娜" w:date="2025-11-11T20:01:28Z">
        <w:r>
          <w:rPr/>
          <w:delText>8</w:delText>
        </w:r>
      </w:del>
      <w:del w:id="158" w:author="徐蕾娜" w:date="2025-11-11T20:01:28Z">
        <w:r>
          <w:rPr/>
          <w:fldChar w:fldCharType="end"/>
        </w:r>
      </w:del>
    </w:p>
    <w:p w14:paraId="47CD1540">
      <w:pPr>
        <w:pStyle w:val="27"/>
        <w:tabs>
          <w:tab w:val="right" w:leader="dot" w:pos="8312"/>
          <w:tab w:val="clear" w:pos="851"/>
          <w:tab w:val="clear" w:pos="8296"/>
        </w:tabs>
        <w:rPr>
          <w:del w:id="159" w:author="徐蕾娜" w:date="2025-11-11T20:01:28Z"/>
        </w:rPr>
      </w:pPr>
      <w:del w:id="160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32"/>
          </w:rPr>
          <w:delText xml:space="preserve">3.5 </w:delText>
        </w:r>
      </w:del>
      <w:del w:id="161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32"/>
          </w:rPr>
          <w:delText>变更请求的接受与拒绝</w:delText>
        </w:r>
      </w:del>
      <w:del w:id="162" w:author="徐蕾娜" w:date="2025-11-11T20:01:28Z">
        <w:r>
          <w:rPr/>
          <w:tab/>
        </w:r>
      </w:del>
      <w:del w:id="163" w:author="徐蕾娜" w:date="2025-11-11T20:01:28Z">
        <w:r>
          <w:rPr/>
          <w:fldChar w:fldCharType="begin"/>
        </w:r>
      </w:del>
      <w:del w:id="164" w:author="徐蕾娜" w:date="2025-11-11T20:01:28Z">
        <w:r>
          <w:rPr/>
          <w:delInstrText xml:space="preserve"> PAGEREF _Toc8034 \h </w:delInstrText>
        </w:r>
      </w:del>
      <w:del w:id="165" w:author="徐蕾娜" w:date="2025-11-11T20:01:28Z">
        <w:r>
          <w:rPr/>
          <w:fldChar w:fldCharType="separate"/>
        </w:r>
      </w:del>
      <w:del w:id="166" w:author="徐蕾娜" w:date="2025-11-11T20:01:28Z">
        <w:r>
          <w:rPr/>
          <w:delText>9</w:delText>
        </w:r>
      </w:del>
      <w:del w:id="167" w:author="徐蕾娜" w:date="2025-11-11T20:01:28Z">
        <w:r>
          <w:rPr/>
          <w:fldChar w:fldCharType="end"/>
        </w:r>
      </w:del>
    </w:p>
    <w:p w14:paraId="1449FB43">
      <w:pPr>
        <w:pStyle w:val="27"/>
        <w:tabs>
          <w:tab w:val="right" w:leader="dot" w:pos="8312"/>
          <w:tab w:val="clear" w:pos="851"/>
          <w:tab w:val="clear" w:pos="8296"/>
        </w:tabs>
        <w:rPr>
          <w:del w:id="168" w:author="徐蕾娜" w:date="2025-11-11T20:01:28Z"/>
        </w:rPr>
      </w:pPr>
      <w:del w:id="169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delText xml:space="preserve">3.6 </w:delText>
        </w:r>
      </w:del>
      <w:del w:id="170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对产品</w:delText>
        </w:r>
      </w:del>
      <w:del w:id="171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  <w:lang w:val="en-US" w:eastAsia="zh-CN"/>
          </w:rPr>
          <w:delText>设计</w:delText>
        </w:r>
      </w:del>
      <w:del w:id="17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／</w:delText>
        </w:r>
      </w:del>
      <w:del w:id="173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  <w:lang w:val="en-US" w:eastAsia="zh-CN"/>
          </w:rPr>
          <w:delText>工艺</w:delText>
        </w:r>
      </w:del>
      <w:del w:id="174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的变更</w:delText>
        </w:r>
      </w:del>
      <w:del w:id="175" w:author="徐蕾娜" w:date="2025-11-11T20:01:28Z">
        <w:r>
          <w:rPr/>
          <w:tab/>
        </w:r>
      </w:del>
      <w:del w:id="176" w:author="徐蕾娜" w:date="2025-11-11T20:01:28Z">
        <w:r>
          <w:rPr/>
          <w:fldChar w:fldCharType="begin"/>
        </w:r>
      </w:del>
      <w:del w:id="177" w:author="徐蕾娜" w:date="2025-11-11T20:01:28Z">
        <w:r>
          <w:rPr/>
          <w:delInstrText xml:space="preserve"> PAGEREF _Toc22447 \h </w:delInstrText>
        </w:r>
      </w:del>
      <w:del w:id="178" w:author="徐蕾娜" w:date="2025-11-11T20:01:28Z">
        <w:r>
          <w:rPr/>
          <w:fldChar w:fldCharType="separate"/>
        </w:r>
      </w:del>
      <w:del w:id="179" w:author="徐蕾娜" w:date="2025-11-11T20:01:28Z">
        <w:r>
          <w:rPr/>
          <w:delText>10</w:delText>
        </w:r>
      </w:del>
      <w:del w:id="180" w:author="徐蕾娜" w:date="2025-11-11T20:01:28Z">
        <w:r>
          <w:rPr/>
          <w:fldChar w:fldCharType="end"/>
        </w:r>
      </w:del>
    </w:p>
    <w:p w14:paraId="6116E5E9">
      <w:pPr>
        <w:pStyle w:val="17"/>
        <w:tabs>
          <w:tab w:val="right" w:leader="dot" w:pos="8312"/>
        </w:tabs>
        <w:rPr>
          <w:del w:id="181" w:author="徐蕾娜" w:date="2025-11-11T20:01:28Z"/>
        </w:rPr>
      </w:pPr>
      <w:del w:id="182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3.6.1 </w:delText>
        </w:r>
      </w:del>
      <w:del w:id="183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变更的策划</w:delText>
        </w:r>
      </w:del>
      <w:del w:id="184" w:author="徐蕾娜" w:date="2025-11-11T20:01:28Z">
        <w:r>
          <w:rPr/>
          <w:tab/>
        </w:r>
      </w:del>
      <w:del w:id="185" w:author="徐蕾娜" w:date="2025-11-11T20:01:28Z">
        <w:r>
          <w:rPr/>
          <w:fldChar w:fldCharType="begin"/>
        </w:r>
      </w:del>
      <w:del w:id="186" w:author="徐蕾娜" w:date="2025-11-11T20:01:28Z">
        <w:r>
          <w:rPr/>
          <w:delInstrText xml:space="preserve"> PAGEREF _Toc28682 \h </w:delInstrText>
        </w:r>
      </w:del>
      <w:del w:id="187" w:author="徐蕾娜" w:date="2025-11-11T20:01:28Z">
        <w:r>
          <w:rPr/>
          <w:fldChar w:fldCharType="separate"/>
        </w:r>
      </w:del>
      <w:del w:id="188" w:author="徐蕾娜" w:date="2025-11-11T20:01:28Z">
        <w:r>
          <w:rPr/>
          <w:delText>10</w:delText>
        </w:r>
      </w:del>
      <w:del w:id="189" w:author="徐蕾娜" w:date="2025-11-11T20:01:28Z">
        <w:r>
          <w:rPr/>
          <w:fldChar w:fldCharType="end"/>
        </w:r>
      </w:del>
    </w:p>
    <w:p w14:paraId="516D69D6">
      <w:pPr>
        <w:pStyle w:val="17"/>
        <w:tabs>
          <w:tab w:val="right" w:leader="dot" w:pos="8312"/>
        </w:tabs>
        <w:rPr>
          <w:del w:id="190" w:author="徐蕾娜" w:date="2025-11-11T20:01:28Z"/>
        </w:rPr>
      </w:pPr>
      <w:del w:id="191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3.6.2 </w:delText>
        </w:r>
      </w:del>
      <w:del w:id="19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变更策划的评审</w:delText>
        </w:r>
      </w:del>
      <w:del w:id="193" w:author="徐蕾娜" w:date="2025-11-11T20:01:28Z">
        <w:r>
          <w:rPr/>
          <w:tab/>
        </w:r>
      </w:del>
      <w:del w:id="194" w:author="徐蕾娜" w:date="2025-11-11T20:01:28Z">
        <w:r>
          <w:rPr/>
          <w:fldChar w:fldCharType="begin"/>
        </w:r>
      </w:del>
      <w:del w:id="195" w:author="徐蕾娜" w:date="2025-11-11T20:01:28Z">
        <w:r>
          <w:rPr/>
          <w:delInstrText xml:space="preserve"> PAGEREF _Toc10025 \h </w:delInstrText>
        </w:r>
      </w:del>
      <w:del w:id="196" w:author="徐蕾娜" w:date="2025-11-11T20:01:28Z">
        <w:r>
          <w:rPr/>
          <w:fldChar w:fldCharType="separate"/>
        </w:r>
      </w:del>
      <w:del w:id="197" w:author="徐蕾娜" w:date="2025-11-11T20:01:28Z">
        <w:r>
          <w:rPr/>
          <w:delText>11</w:delText>
        </w:r>
      </w:del>
      <w:del w:id="198" w:author="徐蕾娜" w:date="2025-11-11T20:01:28Z">
        <w:r>
          <w:rPr/>
          <w:fldChar w:fldCharType="end"/>
        </w:r>
      </w:del>
    </w:p>
    <w:p w14:paraId="3A639D2F">
      <w:pPr>
        <w:pStyle w:val="17"/>
        <w:tabs>
          <w:tab w:val="right" w:leader="dot" w:pos="8312"/>
        </w:tabs>
        <w:rPr>
          <w:del w:id="199" w:author="徐蕾娜" w:date="2025-11-11T20:01:28Z"/>
        </w:rPr>
      </w:pPr>
      <w:del w:id="200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3.6.3 </w:delText>
        </w:r>
      </w:del>
      <w:del w:id="201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  <w:lang w:eastAsia="zh-CN"/>
          </w:rPr>
          <w:delText>变更任务</w:delText>
        </w:r>
      </w:del>
      <w:del w:id="20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的实施</w:delText>
        </w:r>
      </w:del>
      <w:del w:id="203" w:author="徐蕾娜" w:date="2025-11-11T20:01:28Z">
        <w:r>
          <w:rPr/>
          <w:tab/>
        </w:r>
      </w:del>
      <w:del w:id="204" w:author="徐蕾娜" w:date="2025-11-11T20:01:28Z">
        <w:r>
          <w:rPr/>
          <w:fldChar w:fldCharType="begin"/>
        </w:r>
      </w:del>
      <w:del w:id="205" w:author="徐蕾娜" w:date="2025-11-11T20:01:28Z">
        <w:r>
          <w:rPr/>
          <w:delInstrText xml:space="preserve"> PAGEREF _Toc30062 \h </w:delInstrText>
        </w:r>
      </w:del>
      <w:del w:id="206" w:author="徐蕾娜" w:date="2025-11-11T20:01:28Z">
        <w:r>
          <w:rPr/>
          <w:fldChar w:fldCharType="separate"/>
        </w:r>
      </w:del>
      <w:del w:id="207" w:author="徐蕾娜" w:date="2025-11-11T20:01:28Z">
        <w:r>
          <w:rPr/>
          <w:delText>12</w:delText>
        </w:r>
      </w:del>
      <w:del w:id="208" w:author="徐蕾娜" w:date="2025-11-11T20:01:28Z">
        <w:r>
          <w:rPr/>
          <w:fldChar w:fldCharType="end"/>
        </w:r>
      </w:del>
    </w:p>
    <w:p w14:paraId="07F3941F">
      <w:pPr>
        <w:pStyle w:val="17"/>
        <w:tabs>
          <w:tab w:val="right" w:leader="dot" w:pos="8312"/>
        </w:tabs>
        <w:rPr>
          <w:del w:id="209" w:author="徐蕾娜" w:date="2025-11-11T20:01:28Z"/>
        </w:rPr>
      </w:pPr>
      <w:del w:id="210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  <w:lang w:eastAsia="zh-CN"/>
          </w:rPr>
          <w:delText xml:space="preserve">3.6.4 </w:delText>
        </w:r>
      </w:del>
      <w:del w:id="211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  <w:lang w:eastAsia="zh-CN"/>
          </w:rPr>
          <w:delText>变更任务的</w:delText>
        </w:r>
      </w:del>
      <w:del w:id="212" w:author="徐蕾娜" w:date="2025-11-11T20:01:28Z">
        <w:r>
          <w:rPr>
            <w:rFonts w:hint="eastAsia" w:asciiTheme="majorHAnsi" w:hAnsiTheme="majorHAnsi" w:cstheme="majorBidi"/>
            <w:bCs/>
            <w:color w:val="auto"/>
            <w:kern w:val="2"/>
            <w:szCs w:val="28"/>
            <w:lang w:val="en-US" w:eastAsia="zh-CN"/>
          </w:rPr>
          <w:delText>评审</w:delText>
        </w:r>
      </w:del>
      <w:del w:id="213" w:author="徐蕾娜" w:date="2025-11-11T20:01:28Z">
        <w:r>
          <w:rPr/>
          <w:tab/>
        </w:r>
      </w:del>
      <w:del w:id="214" w:author="徐蕾娜" w:date="2025-11-11T20:01:28Z">
        <w:r>
          <w:rPr/>
          <w:fldChar w:fldCharType="begin"/>
        </w:r>
      </w:del>
      <w:del w:id="215" w:author="徐蕾娜" w:date="2025-11-11T20:01:28Z">
        <w:r>
          <w:rPr/>
          <w:delInstrText xml:space="preserve"> PAGEREF _Toc4903 \h </w:delInstrText>
        </w:r>
      </w:del>
      <w:del w:id="216" w:author="徐蕾娜" w:date="2025-11-11T20:01:28Z">
        <w:r>
          <w:rPr/>
          <w:fldChar w:fldCharType="separate"/>
        </w:r>
      </w:del>
      <w:del w:id="217" w:author="徐蕾娜" w:date="2025-11-11T20:01:28Z">
        <w:r>
          <w:rPr/>
          <w:delText>13</w:delText>
        </w:r>
      </w:del>
      <w:del w:id="218" w:author="徐蕾娜" w:date="2025-11-11T20:01:28Z">
        <w:r>
          <w:rPr/>
          <w:fldChar w:fldCharType="end"/>
        </w:r>
      </w:del>
    </w:p>
    <w:p w14:paraId="29803BED">
      <w:pPr>
        <w:pStyle w:val="17"/>
        <w:tabs>
          <w:tab w:val="right" w:leader="dot" w:pos="8312"/>
        </w:tabs>
        <w:rPr>
          <w:del w:id="219" w:author="徐蕾娜" w:date="2025-11-11T20:01:28Z"/>
        </w:rPr>
      </w:pPr>
      <w:del w:id="220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3.6.5 </w:delText>
        </w:r>
      </w:del>
      <w:del w:id="221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变更的导入</w:delText>
        </w:r>
      </w:del>
      <w:del w:id="222" w:author="徐蕾娜" w:date="2025-11-11T20:01:28Z">
        <w:r>
          <w:rPr/>
          <w:tab/>
        </w:r>
      </w:del>
      <w:del w:id="223" w:author="徐蕾娜" w:date="2025-11-11T20:01:28Z">
        <w:r>
          <w:rPr/>
          <w:fldChar w:fldCharType="begin"/>
        </w:r>
      </w:del>
      <w:del w:id="224" w:author="徐蕾娜" w:date="2025-11-11T20:01:28Z">
        <w:r>
          <w:rPr/>
          <w:delInstrText xml:space="preserve"> PAGEREF _Toc13838 \h </w:delInstrText>
        </w:r>
      </w:del>
      <w:del w:id="225" w:author="徐蕾娜" w:date="2025-11-11T20:01:28Z">
        <w:r>
          <w:rPr/>
          <w:fldChar w:fldCharType="separate"/>
        </w:r>
      </w:del>
      <w:del w:id="226" w:author="徐蕾娜" w:date="2025-11-11T20:01:28Z">
        <w:r>
          <w:rPr/>
          <w:delText>13</w:delText>
        </w:r>
      </w:del>
      <w:del w:id="227" w:author="徐蕾娜" w:date="2025-11-11T20:01:28Z">
        <w:r>
          <w:rPr/>
          <w:fldChar w:fldCharType="end"/>
        </w:r>
      </w:del>
    </w:p>
    <w:p w14:paraId="0333EF94">
      <w:pPr>
        <w:pStyle w:val="17"/>
        <w:tabs>
          <w:tab w:val="right" w:leader="dot" w:pos="8312"/>
        </w:tabs>
        <w:rPr>
          <w:del w:id="228" w:author="徐蕾娜" w:date="2025-11-11T20:01:28Z"/>
        </w:rPr>
      </w:pPr>
      <w:del w:id="229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3.6.6 </w:delText>
        </w:r>
      </w:del>
      <w:del w:id="230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变更完成</w:delText>
        </w:r>
      </w:del>
      <w:del w:id="231" w:author="徐蕾娜" w:date="2025-11-11T20:01:28Z">
        <w:r>
          <w:rPr/>
          <w:tab/>
        </w:r>
      </w:del>
      <w:del w:id="232" w:author="徐蕾娜" w:date="2025-11-11T20:01:28Z">
        <w:r>
          <w:rPr/>
          <w:fldChar w:fldCharType="begin"/>
        </w:r>
      </w:del>
      <w:del w:id="233" w:author="徐蕾娜" w:date="2025-11-11T20:01:28Z">
        <w:r>
          <w:rPr/>
          <w:delInstrText xml:space="preserve"> PAGEREF _Toc22546 \h </w:delInstrText>
        </w:r>
      </w:del>
      <w:del w:id="234" w:author="徐蕾娜" w:date="2025-11-11T20:01:28Z">
        <w:r>
          <w:rPr/>
          <w:fldChar w:fldCharType="separate"/>
        </w:r>
      </w:del>
      <w:del w:id="235" w:author="徐蕾娜" w:date="2025-11-11T20:01:28Z">
        <w:r>
          <w:rPr/>
          <w:delText>14</w:delText>
        </w:r>
      </w:del>
      <w:del w:id="236" w:author="徐蕾娜" w:date="2025-11-11T20:01:28Z">
        <w:r>
          <w:rPr/>
          <w:fldChar w:fldCharType="end"/>
        </w:r>
      </w:del>
    </w:p>
    <w:p w14:paraId="1083DAC8">
      <w:pPr>
        <w:pStyle w:val="27"/>
        <w:tabs>
          <w:tab w:val="right" w:leader="dot" w:pos="8312"/>
          <w:tab w:val="clear" w:pos="851"/>
          <w:tab w:val="clear" w:pos="8296"/>
        </w:tabs>
        <w:rPr>
          <w:del w:id="237" w:author="徐蕾娜" w:date="2025-11-11T20:01:28Z"/>
        </w:rPr>
      </w:pPr>
      <w:del w:id="238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delText xml:space="preserve">3.7 </w:delText>
        </w:r>
      </w:del>
      <w:del w:id="239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变更的终止</w:delText>
        </w:r>
      </w:del>
      <w:del w:id="240" w:author="徐蕾娜" w:date="2025-11-11T20:01:28Z">
        <w:r>
          <w:rPr/>
          <w:tab/>
        </w:r>
      </w:del>
      <w:del w:id="241" w:author="徐蕾娜" w:date="2025-11-11T20:01:28Z">
        <w:r>
          <w:rPr/>
          <w:fldChar w:fldCharType="begin"/>
        </w:r>
      </w:del>
      <w:del w:id="242" w:author="徐蕾娜" w:date="2025-11-11T20:01:28Z">
        <w:r>
          <w:rPr/>
          <w:delInstrText xml:space="preserve"> PAGEREF _Toc5392 \h </w:delInstrText>
        </w:r>
      </w:del>
      <w:del w:id="243" w:author="徐蕾娜" w:date="2025-11-11T20:01:28Z">
        <w:r>
          <w:rPr/>
          <w:fldChar w:fldCharType="separate"/>
        </w:r>
      </w:del>
      <w:del w:id="244" w:author="徐蕾娜" w:date="2025-11-11T20:01:28Z">
        <w:r>
          <w:rPr/>
          <w:delText>14</w:delText>
        </w:r>
      </w:del>
      <w:del w:id="245" w:author="徐蕾娜" w:date="2025-11-11T20:01:28Z">
        <w:r>
          <w:rPr/>
          <w:fldChar w:fldCharType="end"/>
        </w:r>
      </w:del>
    </w:p>
    <w:p w14:paraId="29111D96">
      <w:pPr>
        <w:pStyle w:val="27"/>
        <w:tabs>
          <w:tab w:val="right" w:leader="dot" w:pos="8312"/>
          <w:tab w:val="clear" w:pos="851"/>
          <w:tab w:val="clear" w:pos="8296"/>
        </w:tabs>
        <w:rPr>
          <w:del w:id="246" w:author="徐蕾娜" w:date="2025-11-11T20:01:28Z"/>
        </w:rPr>
      </w:pPr>
      <w:del w:id="247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delText xml:space="preserve">3.8 </w:delText>
        </w:r>
      </w:del>
      <w:del w:id="248" w:author="徐蕾娜" w:date="2025-11-11T20:01:28Z">
        <w:r>
          <w:rPr>
            <w:rFonts w:hint="eastAsia" w:cstheme="majorBidi"/>
            <w:bCs/>
            <w:color w:val="auto"/>
            <w:szCs w:val="32"/>
            <w:lang w:val="en-US" w:eastAsia="zh-CN"/>
          </w:rPr>
          <w:delText>数据的利用</w:delText>
        </w:r>
      </w:del>
      <w:del w:id="249" w:author="徐蕾娜" w:date="2025-11-11T20:01:28Z">
        <w:r>
          <w:rPr/>
          <w:tab/>
        </w:r>
      </w:del>
      <w:del w:id="250" w:author="徐蕾娜" w:date="2025-11-11T20:01:28Z">
        <w:r>
          <w:rPr/>
          <w:fldChar w:fldCharType="begin"/>
        </w:r>
      </w:del>
      <w:del w:id="251" w:author="徐蕾娜" w:date="2025-11-11T20:01:28Z">
        <w:r>
          <w:rPr/>
          <w:delInstrText xml:space="preserve"> PAGEREF _Toc27493 \h </w:delInstrText>
        </w:r>
      </w:del>
      <w:del w:id="252" w:author="徐蕾娜" w:date="2025-11-11T20:01:28Z">
        <w:r>
          <w:rPr/>
          <w:fldChar w:fldCharType="separate"/>
        </w:r>
      </w:del>
      <w:del w:id="253" w:author="徐蕾娜" w:date="2025-11-11T20:01:28Z">
        <w:r>
          <w:rPr/>
          <w:delText>14</w:delText>
        </w:r>
      </w:del>
      <w:del w:id="254" w:author="徐蕾娜" w:date="2025-11-11T20:01:28Z">
        <w:r>
          <w:rPr/>
          <w:fldChar w:fldCharType="end"/>
        </w:r>
      </w:del>
    </w:p>
    <w:p w14:paraId="10140D26">
      <w:pPr>
        <w:pStyle w:val="22"/>
        <w:tabs>
          <w:tab w:val="right" w:leader="dot" w:pos="8312"/>
          <w:tab w:val="clear" w:pos="284"/>
          <w:tab w:val="clear" w:pos="8296"/>
        </w:tabs>
        <w:rPr>
          <w:del w:id="255" w:author="徐蕾娜" w:date="2025-11-11T20:01:28Z"/>
        </w:rPr>
      </w:pPr>
      <w:del w:id="256" w:author="徐蕾娜" w:date="2025-11-11T20:01:28Z">
        <w:r>
          <w:rPr>
            <w:rFonts w:ascii="宋体" w:hAnsi="宋体" w:eastAsia="宋体"/>
            <w:color w:val="auto"/>
          </w:rPr>
          <w:delText xml:space="preserve">4 </w:delText>
        </w:r>
      </w:del>
      <w:del w:id="257" w:author="徐蕾娜" w:date="2025-11-11T20:01:28Z">
        <w:r>
          <w:rPr>
            <w:rFonts w:hint="eastAsia"/>
            <w:color w:val="auto"/>
          </w:rPr>
          <w:delText>附录</w:delText>
        </w:r>
      </w:del>
      <w:del w:id="258" w:author="徐蕾娜" w:date="2025-11-11T20:01:28Z">
        <w:r>
          <w:rPr/>
          <w:tab/>
        </w:r>
      </w:del>
      <w:del w:id="259" w:author="徐蕾娜" w:date="2025-11-11T20:01:28Z">
        <w:r>
          <w:rPr/>
          <w:fldChar w:fldCharType="begin"/>
        </w:r>
      </w:del>
      <w:del w:id="260" w:author="徐蕾娜" w:date="2025-11-11T20:01:28Z">
        <w:r>
          <w:rPr/>
          <w:delInstrText xml:space="preserve"> PAGEREF _Toc7465 \h </w:delInstrText>
        </w:r>
      </w:del>
      <w:del w:id="261" w:author="徐蕾娜" w:date="2025-11-11T20:01:28Z">
        <w:r>
          <w:rPr/>
          <w:fldChar w:fldCharType="separate"/>
        </w:r>
      </w:del>
      <w:del w:id="262" w:author="徐蕾娜" w:date="2025-11-11T20:01:28Z">
        <w:r>
          <w:rPr/>
          <w:delText>15</w:delText>
        </w:r>
      </w:del>
      <w:del w:id="263" w:author="徐蕾娜" w:date="2025-11-11T20:01:28Z">
        <w:r>
          <w:rPr/>
          <w:fldChar w:fldCharType="end"/>
        </w:r>
      </w:del>
    </w:p>
    <w:p w14:paraId="067F68B9">
      <w:pPr>
        <w:pStyle w:val="22"/>
        <w:tabs>
          <w:tab w:val="right" w:leader="dot" w:pos="8312"/>
          <w:tab w:val="clear" w:pos="284"/>
          <w:tab w:val="clear" w:pos="8296"/>
        </w:tabs>
        <w:rPr>
          <w:del w:id="264" w:author="徐蕾娜" w:date="2025-11-11T20:01:28Z"/>
        </w:rPr>
      </w:pPr>
      <w:del w:id="265" w:author="徐蕾娜" w:date="2025-11-11T20:01:28Z">
        <w:r>
          <w:rPr>
            <w:rFonts w:hint="eastAsia"/>
            <w:color w:val="auto"/>
          </w:rPr>
          <w:delText>更改记录</w:delText>
        </w:r>
      </w:del>
      <w:del w:id="266" w:author="徐蕾娜" w:date="2025-11-11T20:01:28Z">
        <w:r>
          <w:rPr/>
          <w:tab/>
        </w:r>
      </w:del>
      <w:del w:id="267" w:author="徐蕾娜" w:date="2025-11-11T20:01:28Z">
        <w:r>
          <w:rPr/>
          <w:fldChar w:fldCharType="begin"/>
        </w:r>
      </w:del>
      <w:del w:id="268" w:author="徐蕾娜" w:date="2025-11-11T20:01:28Z">
        <w:r>
          <w:rPr/>
          <w:delInstrText xml:space="preserve"> PAGEREF _Toc17157 \h </w:delInstrText>
        </w:r>
      </w:del>
      <w:del w:id="269" w:author="徐蕾娜" w:date="2025-11-11T20:01:28Z">
        <w:r>
          <w:rPr/>
          <w:fldChar w:fldCharType="separate"/>
        </w:r>
      </w:del>
      <w:del w:id="270" w:author="徐蕾娜" w:date="2025-11-11T20:01:28Z">
        <w:r>
          <w:rPr/>
          <w:delText>2</w:delText>
        </w:r>
      </w:del>
      <w:del w:id="271" w:author="徐蕾娜" w:date="2025-11-11T20:01:28Z">
        <w:r>
          <w:rPr/>
          <w:fldChar w:fldCharType="end"/>
        </w:r>
      </w:del>
    </w:p>
    <w:p w14:paraId="6C0E6C09">
      <w:pPr>
        <w:pStyle w:val="22"/>
        <w:tabs>
          <w:tab w:val="right" w:leader="dot" w:pos="8312"/>
          <w:tab w:val="clear" w:pos="284"/>
          <w:tab w:val="clear" w:pos="8296"/>
        </w:tabs>
        <w:rPr>
          <w:del w:id="272" w:author="徐蕾娜" w:date="2025-11-11T20:01:28Z"/>
        </w:rPr>
      </w:pPr>
      <w:del w:id="273" w:author="徐蕾娜" w:date="2025-11-11T20:01:28Z">
        <w:r>
          <w:rPr>
            <w:rFonts w:hint="eastAsia"/>
            <w:color w:val="auto"/>
          </w:rPr>
          <w:delText>目录</w:delText>
        </w:r>
      </w:del>
      <w:del w:id="274" w:author="徐蕾娜" w:date="2025-11-11T20:01:28Z">
        <w:r>
          <w:rPr/>
          <w:tab/>
        </w:r>
      </w:del>
      <w:del w:id="275" w:author="徐蕾娜" w:date="2025-11-11T20:01:28Z">
        <w:r>
          <w:rPr/>
          <w:fldChar w:fldCharType="begin"/>
        </w:r>
      </w:del>
      <w:del w:id="276" w:author="徐蕾娜" w:date="2025-11-11T20:01:28Z">
        <w:r>
          <w:rPr/>
          <w:delInstrText xml:space="preserve"> PAGEREF _Toc9715 \h </w:delInstrText>
        </w:r>
      </w:del>
      <w:del w:id="277" w:author="徐蕾娜" w:date="2025-11-11T20:01:28Z">
        <w:r>
          <w:rPr/>
          <w:fldChar w:fldCharType="separate"/>
        </w:r>
      </w:del>
      <w:del w:id="278" w:author="徐蕾娜" w:date="2025-11-11T20:01:28Z">
        <w:r>
          <w:rPr/>
          <w:delText>3</w:delText>
        </w:r>
      </w:del>
      <w:del w:id="279" w:author="徐蕾娜" w:date="2025-11-11T20:01:28Z">
        <w:r>
          <w:rPr/>
          <w:fldChar w:fldCharType="end"/>
        </w:r>
      </w:del>
    </w:p>
    <w:p w14:paraId="09237719">
      <w:pPr>
        <w:pStyle w:val="22"/>
        <w:tabs>
          <w:tab w:val="right" w:leader="dot" w:pos="8312"/>
          <w:tab w:val="clear" w:pos="284"/>
          <w:tab w:val="clear" w:pos="8296"/>
        </w:tabs>
        <w:rPr>
          <w:del w:id="280" w:author="徐蕾娜" w:date="2025-11-11T20:01:28Z"/>
        </w:rPr>
      </w:pPr>
      <w:del w:id="281" w:author="徐蕾娜" w:date="2025-11-11T20:01:28Z">
        <w:r>
          <w:rPr>
            <w:rFonts w:ascii="宋体" w:hAnsi="宋体" w:eastAsia="宋体"/>
            <w:color w:val="auto"/>
          </w:rPr>
          <w:delText xml:space="preserve">1 </w:delText>
        </w:r>
      </w:del>
      <w:del w:id="282" w:author="徐蕾娜" w:date="2025-11-11T20:01:28Z">
        <w:r>
          <w:rPr>
            <w:rFonts w:hint="eastAsia"/>
            <w:color w:val="auto"/>
          </w:rPr>
          <w:delText>介绍</w:delText>
        </w:r>
      </w:del>
      <w:del w:id="283" w:author="徐蕾娜" w:date="2025-11-11T20:01:28Z">
        <w:r>
          <w:rPr/>
          <w:tab/>
        </w:r>
      </w:del>
      <w:del w:id="284" w:author="徐蕾娜" w:date="2025-11-11T20:01:28Z">
        <w:r>
          <w:rPr/>
          <w:fldChar w:fldCharType="begin"/>
        </w:r>
      </w:del>
      <w:del w:id="285" w:author="徐蕾娜" w:date="2025-11-11T20:01:28Z">
        <w:r>
          <w:rPr/>
          <w:delInstrText xml:space="preserve"> PAGEREF _Toc3818 \h </w:delInstrText>
        </w:r>
      </w:del>
      <w:del w:id="286" w:author="徐蕾娜" w:date="2025-11-11T20:01:28Z">
        <w:r>
          <w:rPr/>
          <w:fldChar w:fldCharType="separate"/>
        </w:r>
      </w:del>
      <w:del w:id="287" w:author="徐蕾娜" w:date="2025-11-11T20:01:28Z">
        <w:r>
          <w:rPr/>
          <w:delText>5</w:delText>
        </w:r>
      </w:del>
      <w:del w:id="288" w:author="徐蕾娜" w:date="2025-11-11T20:01:28Z">
        <w:r>
          <w:rPr/>
          <w:fldChar w:fldCharType="end"/>
        </w:r>
      </w:del>
    </w:p>
    <w:p w14:paraId="3DA19144">
      <w:pPr>
        <w:pStyle w:val="27"/>
        <w:tabs>
          <w:tab w:val="right" w:leader="dot" w:pos="8312"/>
          <w:tab w:val="clear" w:pos="851"/>
          <w:tab w:val="clear" w:pos="8296"/>
        </w:tabs>
        <w:rPr>
          <w:del w:id="289" w:author="徐蕾娜" w:date="2025-11-11T20:01:28Z"/>
        </w:rPr>
      </w:pPr>
      <w:del w:id="290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1.1 </w:delText>
        </w:r>
      </w:del>
      <w:del w:id="291" w:author="徐蕾娜" w:date="2025-11-11T20:01:28Z">
        <w:r>
          <w:rPr>
            <w:rFonts w:hint="eastAsia"/>
            <w:color w:val="auto"/>
          </w:rPr>
          <w:delText>目的</w:delText>
        </w:r>
      </w:del>
      <w:del w:id="292" w:author="徐蕾娜" w:date="2025-11-11T20:01:28Z">
        <w:r>
          <w:rPr/>
          <w:tab/>
        </w:r>
      </w:del>
      <w:del w:id="293" w:author="徐蕾娜" w:date="2025-11-11T20:01:28Z">
        <w:r>
          <w:rPr/>
          <w:fldChar w:fldCharType="begin"/>
        </w:r>
      </w:del>
      <w:del w:id="294" w:author="徐蕾娜" w:date="2025-11-11T20:01:28Z">
        <w:r>
          <w:rPr/>
          <w:delInstrText xml:space="preserve"> PAGEREF _Toc19952 \h </w:delInstrText>
        </w:r>
      </w:del>
      <w:del w:id="295" w:author="徐蕾娜" w:date="2025-11-11T20:01:28Z">
        <w:r>
          <w:rPr/>
          <w:fldChar w:fldCharType="separate"/>
        </w:r>
      </w:del>
      <w:del w:id="296" w:author="徐蕾娜" w:date="2025-11-11T20:01:28Z">
        <w:r>
          <w:rPr/>
          <w:delText>5</w:delText>
        </w:r>
      </w:del>
      <w:del w:id="297" w:author="徐蕾娜" w:date="2025-11-11T20:01:28Z">
        <w:r>
          <w:rPr/>
          <w:fldChar w:fldCharType="end"/>
        </w:r>
      </w:del>
    </w:p>
    <w:p w14:paraId="7C45F4F6">
      <w:pPr>
        <w:pStyle w:val="27"/>
        <w:tabs>
          <w:tab w:val="right" w:leader="dot" w:pos="8312"/>
          <w:tab w:val="clear" w:pos="851"/>
          <w:tab w:val="clear" w:pos="8296"/>
        </w:tabs>
        <w:rPr>
          <w:del w:id="298" w:author="徐蕾娜" w:date="2025-11-11T20:01:28Z"/>
        </w:rPr>
      </w:pPr>
      <w:del w:id="299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1.2 </w:delText>
        </w:r>
      </w:del>
      <w:del w:id="300" w:author="徐蕾娜" w:date="2025-11-11T20:01:28Z">
        <w:r>
          <w:rPr>
            <w:rFonts w:hint="eastAsia"/>
            <w:color w:val="auto"/>
          </w:rPr>
          <w:delText>适用范围</w:delText>
        </w:r>
      </w:del>
      <w:del w:id="301" w:author="徐蕾娜" w:date="2025-11-11T20:01:28Z">
        <w:r>
          <w:rPr/>
          <w:tab/>
        </w:r>
      </w:del>
      <w:del w:id="302" w:author="徐蕾娜" w:date="2025-11-11T20:01:28Z">
        <w:r>
          <w:rPr/>
          <w:fldChar w:fldCharType="begin"/>
        </w:r>
      </w:del>
      <w:del w:id="303" w:author="徐蕾娜" w:date="2025-11-11T20:01:28Z">
        <w:r>
          <w:rPr/>
          <w:delInstrText xml:space="preserve"> PAGEREF _Toc21902 \h </w:delInstrText>
        </w:r>
      </w:del>
      <w:del w:id="304" w:author="徐蕾娜" w:date="2025-11-11T20:01:28Z">
        <w:r>
          <w:rPr/>
          <w:fldChar w:fldCharType="separate"/>
        </w:r>
      </w:del>
      <w:del w:id="305" w:author="徐蕾娜" w:date="2025-11-11T20:01:28Z">
        <w:r>
          <w:rPr/>
          <w:delText>5</w:delText>
        </w:r>
      </w:del>
      <w:del w:id="306" w:author="徐蕾娜" w:date="2025-11-11T20:01:28Z">
        <w:r>
          <w:rPr/>
          <w:fldChar w:fldCharType="end"/>
        </w:r>
      </w:del>
    </w:p>
    <w:p w14:paraId="4F8F6F5D">
      <w:pPr>
        <w:pStyle w:val="27"/>
        <w:tabs>
          <w:tab w:val="right" w:leader="dot" w:pos="8312"/>
          <w:tab w:val="clear" w:pos="851"/>
          <w:tab w:val="clear" w:pos="8296"/>
        </w:tabs>
        <w:rPr>
          <w:del w:id="307" w:author="徐蕾娜" w:date="2025-11-11T20:01:28Z"/>
        </w:rPr>
      </w:pPr>
      <w:del w:id="308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1.3 </w:delText>
        </w:r>
      </w:del>
      <w:del w:id="309" w:author="徐蕾娜" w:date="2025-11-11T20:01:28Z">
        <w:r>
          <w:rPr>
            <w:rFonts w:hint="eastAsia"/>
            <w:color w:val="auto"/>
          </w:rPr>
          <w:delText>参考文件</w:delText>
        </w:r>
      </w:del>
      <w:del w:id="310" w:author="徐蕾娜" w:date="2025-11-11T20:01:28Z">
        <w:r>
          <w:rPr/>
          <w:tab/>
        </w:r>
      </w:del>
      <w:del w:id="311" w:author="徐蕾娜" w:date="2025-11-11T20:01:28Z">
        <w:r>
          <w:rPr/>
          <w:fldChar w:fldCharType="begin"/>
        </w:r>
      </w:del>
      <w:del w:id="312" w:author="徐蕾娜" w:date="2025-11-11T20:01:28Z">
        <w:r>
          <w:rPr/>
          <w:delInstrText xml:space="preserve"> PAGEREF _Toc6477 \h </w:delInstrText>
        </w:r>
      </w:del>
      <w:del w:id="313" w:author="徐蕾娜" w:date="2025-11-11T20:01:28Z">
        <w:r>
          <w:rPr/>
          <w:fldChar w:fldCharType="separate"/>
        </w:r>
      </w:del>
      <w:del w:id="314" w:author="徐蕾娜" w:date="2025-11-11T20:01:28Z">
        <w:r>
          <w:rPr/>
          <w:delText>5</w:delText>
        </w:r>
      </w:del>
      <w:del w:id="315" w:author="徐蕾娜" w:date="2025-11-11T20:01:28Z">
        <w:r>
          <w:rPr/>
          <w:fldChar w:fldCharType="end"/>
        </w:r>
      </w:del>
    </w:p>
    <w:p w14:paraId="751167C4">
      <w:pPr>
        <w:pStyle w:val="27"/>
        <w:tabs>
          <w:tab w:val="right" w:leader="dot" w:pos="8312"/>
          <w:tab w:val="clear" w:pos="851"/>
          <w:tab w:val="clear" w:pos="8296"/>
        </w:tabs>
        <w:rPr>
          <w:del w:id="316" w:author="徐蕾娜" w:date="2025-11-11T20:01:28Z"/>
        </w:rPr>
      </w:pPr>
      <w:del w:id="317" w:author="徐蕾娜" w:date="2025-11-11T20:01:28Z">
        <w:r>
          <w:rPr>
            <w:rFonts w:asciiTheme="majorEastAsia" w:hAnsiTheme="majorEastAsia" w:eastAsiaTheme="majorEastAsia"/>
            <w:color w:val="auto"/>
          </w:rPr>
          <w:delText xml:space="preserve">1.4 </w:delText>
        </w:r>
      </w:del>
      <w:del w:id="318" w:author="徐蕾娜" w:date="2025-11-11T20:01:28Z">
        <w:r>
          <w:rPr>
            <w:rFonts w:hint="eastAsia"/>
            <w:color w:val="auto"/>
          </w:rPr>
          <w:delText>相关记录</w:delText>
        </w:r>
      </w:del>
      <w:del w:id="319" w:author="徐蕾娜" w:date="2025-11-11T20:01:28Z">
        <w:r>
          <w:rPr/>
          <w:tab/>
        </w:r>
      </w:del>
      <w:del w:id="320" w:author="徐蕾娜" w:date="2025-11-11T20:01:28Z">
        <w:r>
          <w:rPr/>
          <w:fldChar w:fldCharType="begin"/>
        </w:r>
      </w:del>
      <w:del w:id="321" w:author="徐蕾娜" w:date="2025-11-11T20:01:28Z">
        <w:r>
          <w:rPr/>
          <w:delInstrText xml:space="preserve"> PAGEREF _Toc1078 \h </w:delInstrText>
        </w:r>
      </w:del>
      <w:del w:id="322" w:author="徐蕾娜" w:date="2025-11-11T20:01:28Z">
        <w:r>
          <w:rPr/>
          <w:fldChar w:fldCharType="separate"/>
        </w:r>
      </w:del>
      <w:del w:id="323" w:author="徐蕾娜" w:date="2025-11-11T20:01:28Z">
        <w:r>
          <w:rPr/>
          <w:delText>5</w:delText>
        </w:r>
      </w:del>
      <w:del w:id="324" w:author="徐蕾娜" w:date="2025-11-11T20:01:28Z">
        <w:r>
          <w:rPr/>
          <w:fldChar w:fldCharType="end"/>
        </w:r>
      </w:del>
    </w:p>
    <w:p w14:paraId="4EE79AC2">
      <w:pPr>
        <w:pStyle w:val="22"/>
        <w:tabs>
          <w:tab w:val="right" w:leader="dot" w:pos="8312"/>
          <w:tab w:val="clear" w:pos="284"/>
          <w:tab w:val="clear" w:pos="8296"/>
        </w:tabs>
        <w:rPr>
          <w:del w:id="325" w:author="徐蕾娜" w:date="2025-11-11T20:01:28Z"/>
        </w:rPr>
      </w:pPr>
      <w:del w:id="326" w:author="徐蕾娜" w:date="2025-11-11T20:01:28Z">
        <w:r>
          <w:rPr>
            <w:rFonts w:hint="eastAsia" w:ascii="宋体" w:hAnsi="宋体" w:eastAsia="宋体"/>
            <w:color w:val="000000" w:themeColor="text1"/>
            <w14:textFill>
              <w14:solidFill>
                <w14:schemeClr w14:val="tx1"/>
              </w14:solidFill>
            </w14:textFill>
          </w:rPr>
          <w:delText xml:space="preserve">2 </w:delText>
        </w:r>
      </w:del>
      <w:del w:id="327" w:author="徐蕾娜" w:date="2025-11-11T20:01:28Z">
        <w:r>
          <w:rPr>
            <w:rFonts w:hint="eastAsia"/>
            <w:color w:val="000000" w:themeColor="text1"/>
            <w14:textFill>
              <w14:solidFill>
                <w14:schemeClr w14:val="tx1"/>
              </w14:solidFill>
            </w14:textFill>
          </w:rPr>
          <w:delText>职责</w:delText>
        </w:r>
      </w:del>
      <w:del w:id="328" w:author="徐蕾娜" w:date="2025-11-11T20:01:28Z">
        <w:r>
          <w:rPr/>
          <w:tab/>
        </w:r>
      </w:del>
      <w:del w:id="329" w:author="徐蕾娜" w:date="2025-11-11T20:01:28Z">
        <w:r>
          <w:rPr/>
          <w:fldChar w:fldCharType="begin"/>
        </w:r>
      </w:del>
      <w:del w:id="330" w:author="徐蕾娜" w:date="2025-11-11T20:01:28Z">
        <w:r>
          <w:rPr/>
          <w:delInstrText xml:space="preserve"> PAGEREF _Toc3897 \h </w:delInstrText>
        </w:r>
      </w:del>
      <w:del w:id="331" w:author="徐蕾娜" w:date="2025-11-11T20:01:28Z">
        <w:r>
          <w:rPr/>
          <w:fldChar w:fldCharType="separate"/>
        </w:r>
      </w:del>
      <w:del w:id="332" w:author="徐蕾娜" w:date="2025-11-11T20:01:28Z">
        <w:r>
          <w:rPr/>
          <w:delText>6</w:delText>
        </w:r>
      </w:del>
      <w:del w:id="333" w:author="徐蕾娜" w:date="2025-11-11T20:01:28Z">
        <w:r>
          <w:rPr/>
          <w:fldChar w:fldCharType="end"/>
        </w:r>
      </w:del>
    </w:p>
    <w:p w14:paraId="5E05FDBE">
      <w:pPr>
        <w:pStyle w:val="27"/>
        <w:tabs>
          <w:tab w:val="right" w:leader="dot" w:pos="8312"/>
          <w:tab w:val="clear" w:pos="851"/>
          <w:tab w:val="clear" w:pos="8296"/>
        </w:tabs>
        <w:rPr>
          <w:del w:id="334" w:author="徐蕾娜" w:date="2025-11-11T20:01:28Z"/>
        </w:rPr>
      </w:pPr>
      <w:del w:id="335" w:author="徐蕾娜" w:date="2025-11-11T20:01:28Z">
        <w:r>
          <w:rPr>
            <w:rFonts w:hint="eastAsia" w:asciiTheme="majorEastAsia" w:hAnsiTheme="majorEastAsia" w:eastAsiaTheme="majorEastAsia"/>
            <w:bCs/>
            <w:color w:val="000000" w:themeColor="text1"/>
            <w:kern w:val="2"/>
            <w:szCs w:val="32"/>
            <w14:textFill>
              <w14:solidFill>
                <w14:schemeClr w14:val="tx1"/>
              </w14:solidFill>
            </w14:textFill>
          </w:rPr>
          <w:delText xml:space="preserve">2.1 </w:delText>
        </w:r>
      </w:del>
      <w:del w:id="336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000000" w:themeColor="text1"/>
            <w:kern w:val="2"/>
            <w:szCs w:val="32"/>
            <w14:textFill>
              <w14:solidFill>
                <w14:schemeClr w14:val="tx1"/>
              </w14:solidFill>
            </w14:textFill>
          </w:rPr>
          <w:delText>变更负责人</w:delText>
        </w:r>
      </w:del>
      <w:del w:id="337" w:author="徐蕾娜" w:date="2025-11-11T20:01:28Z">
        <w:r>
          <w:rPr/>
          <w:tab/>
        </w:r>
      </w:del>
      <w:del w:id="338" w:author="徐蕾娜" w:date="2025-11-11T20:01:28Z">
        <w:r>
          <w:rPr/>
          <w:fldChar w:fldCharType="begin"/>
        </w:r>
      </w:del>
      <w:del w:id="339" w:author="徐蕾娜" w:date="2025-11-11T20:01:28Z">
        <w:r>
          <w:rPr/>
          <w:delInstrText xml:space="preserve"> PAGEREF _Toc101 \h </w:delInstrText>
        </w:r>
      </w:del>
      <w:del w:id="340" w:author="徐蕾娜" w:date="2025-11-11T20:01:28Z">
        <w:r>
          <w:rPr/>
          <w:fldChar w:fldCharType="separate"/>
        </w:r>
      </w:del>
      <w:del w:id="341" w:author="徐蕾娜" w:date="2025-11-11T20:01:28Z">
        <w:r>
          <w:rPr/>
          <w:delText>6</w:delText>
        </w:r>
      </w:del>
      <w:del w:id="342" w:author="徐蕾娜" w:date="2025-11-11T20:01:28Z">
        <w:r>
          <w:rPr/>
          <w:fldChar w:fldCharType="end"/>
        </w:r>
      </w:del>
    </w:p>
    <w:p w14:paraId="7739619B">
      <w:pPr>
        <w:pStyle w:val="27"/>
        <w:tabs>
          <w:tab w:val="right" w:leader="dot" w:pos="8312"/>
          <w:tab w:val="clear" w:pos="851"/>
          <w:tab w:val="clear" w:pos="8296"/>
        </w:tabs>
        <w:rPr>
          <w:del w:id="343" w:author="徐蕾娜" w:date="2025-11-11T20:01:28Z"/>
        </w:rPr>
      </w:pPr>
      <w:del w:id="344" w:author="徐蕾娜" w:date="2025-11-11T20:01:28Z">
        <w:r>
          <w:rPr>
            <w:rFonts w:hint="eastAsia" w:asciiTheme="majorEastAsia" w:hAnsiTheme="majorEastAsia" w:eastAsiaTheme="majorEastAsia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w:delText xml:space="preserve">2.2 </w:delText>
        </w:r>
      </w:del>
      <w:del w:id="345" w:author="徐蕾娜" w:date="2025-11-11T20:01:28Z">
        <w:r>
          <w:rPr>
            <w:rFonts w:hint="eastAsia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w:delText>变更协调人</w:delText>
        </w:r>
      </w:del>
      <w:del w:id="346" w:author="徐蕾娜" w:date="2025-11-11T20:01:28Z">
        <w:r>
          <w:rPr/>
          <w:tab/>
        </w:r>
      </w:del>
      <w:del w:id="347" w:author="徐蕾娜" w:date="2025-11-11T20:01:28Z">
        <w:r>
          <w:rPr/>
          <w:fldChar w:fldCharType="begin"/>
        </w:r>
      </w:del>
      <w:del w:id="348" w:author="徐蕾娜" w:date="2025-11-11T20:01:28Z">
        <w:r>
          <w:rPr/>
          <w:delInstrText xml:space="preserve"> PAGEREF _Toc22005 \h </w:delInstrText>
        </w:r>
      </w:del>
      <w:del w:id="349" w:author="徐蕾娜" w:date="2025-11-11T20:01:28Z">
        <w:r>
          <w:rPr/>
          <w:fldChar w:fldCharType="separate"/>
        </w:r>
      </w:del>
      <w:del w:id="350" w:author="徐蕾娜" w:date="2025-11-11T20:01:28Z">
        <w:r>
          <w:rPr/>
          <w:delText>6</w:delText>
        </w:r>
      </w:del>
      <w:del w:id="351" w:author="徐蕾娜" w:date="2025-11-11T20:01:28Z">
        <w:r>
          <w:rPr/>
          <w:fldChar w:fldCharType="end"/>
        </w:r>
      </w:del>
    </w:p>
    <w:p w14:paraId="55C86DD5">
      <w:pPr>
        <w:pStyle w:val="27"/>
        <w:tabs>
          <w:tab w:val="right" w:leader="dot" w:pos="8312"/>
          <w:tab w:val="clear" w:pos="851"/>
          <w:tab w:val="clear" w:pos="8296"/>
        </w:tabs>
        <w:rPr>
          <w:del w:id="352" w:author="徐蕾娜" w:date="2025-11-11T20:01:28Z"/>
        </w:rPr>
      </w:pPr>
      <w:del w:id="353" w:author="徐蕾娜" w:date="2025-11-11T20:01:28Z">
        <w:r>
          <w:rPr>
            <w:rFonts w:hint="eastAsia" w:asciiTheme="majorEastAsia" w:hAnsiTheme="majorEastAsia" w:eastAsiaTheme="majorEastAsia"/>
            <w:color w:val="000000" w:themeColor="text1"/>
            <w14:textFill>
              <w14:solidFill>
                <w14:schemeClr w14:val="tx1"/>
              </w14:solidFill>
            </w14:textFill>
          </w:rPr>
          <w:delText xml:space="preserve">2.3 </w:delText>
        </w:r>
      </w:del>
      <w:del w:id="354" w:author="徐蕾娜" w:date="2025-11-11T20:01:28Z">
        <w:r>
          <w:rPr>
            <w:rFonts w:hint="eastAsia"/>
            <w:color w:val="000000" w:themeColor="text1"/>
            <w14:textFill>
              <w14:solidFill>
                <w14:schemeClr w14:val="tx1"/>
              </w14:solidFill>
            </w14:textFill>
          </w:rPr>
          <w:delText>变更控制委员会</w:delText>
        </w:r>
      </w:del>
      <w:del w:id="355" w:author="徐蕾娜" w:date="2025-11-11T20:01:28Z">
        <w:r>
          <w:rPr/>
          <w:tab/>
        </w:r>
      </w:del>
      <w:del w:id="356" w:author="徐蕾娜" w:date="2025-11-11T20:01:28Z">
        <w:r>
          <w:rPr/>
          <w:fldChar w:fldCharType="begin"/>
        </w:r>
      </w:del>
      <w:del w:id="357" w:author="徐蕾娜" w:date="2025-11-11T20:01:28Z">
        <w:r>
          <w:rPr/>
          <w:delInstrText xml:space="preserve"> PAGEREF _Toc31483 \h </w:delInstrText>
        </w:r>
      </w:del>
      <w:del w:id="358" w:author="徐蕾娜" w:date="2025-11-11T20:01:28Z">
        <w:r>
          <w:rPr/>
          <w:fldChar w:fldCharType="separate"/>
        </w:r>
      </w:del>
      <w:del w:id="359" w:author="徐蕾娜" w:date="2025-11-11T20:01:28Z">
        <w:r>
          <w:rPr/>
          <w:delText>6</w:delText>
        </w:r>
      </w:del>
      <w:del w:id="360" w:author="徐蕾娜" w:date="2025-11-11T20:01:28Z">
        <w:r>
          <w:rPr/>
          <w:fldChar w:fldCharType="end"/>
        </w:r>
      </w:del>
    </w:p>
    <w:p w14:paraId="0A681A67">
      <w:pPr>
        <w:pStyle w:val="22"/>
        <w:tabs>
          <w:tab w:val="right" w:leader="dot" w:pos="8312"/>
          <w:tab w:val="clear" w:pos="284"/>
          <w:tab w:val="clear" w:pos="8296"/>
        </w:tabs>
        <w:rPr>
          <w:del w:id="361" w:author="徐蕾娜" w:date="2025-11-11T20:01:28Z"/>
        </w:rPr>
      </w:pPr>
      <w:del w:id="362" w:author="徐蕾娜" w:date="2025-11-11T20:01:28Z">
        <w:r>
          <w:rPr>
            <w:rFonts w:ascii="宋体" w:hAnsi="宋体" w:eastAsia="宋体"/>
            <w:color w:val="auto"/>
          </w:rPr>
          <w:delText xml:space="preserve">3 </w:delText>
        </w:r>
      </w:del>
      <w:del w:id="363" w:author="徐蕾娜" w:date="2025-11-11T20:01:28Z">
        <w:r>
          <w:rPr>
            <w:rFonts w:hint="eastAsia"/>
            <w:color w:val="auto"/>
          </w:rPr>
          <w:delText>程序</w:delText>
        </w:r>
      </w:del>
      <w:del w:id="364" w:author="徐蕾娜" w:date="2025-11-11T20:01:28Z">
        <w:r>
          <w:rPr/>
          <w:tab/>
        </w:r>
      </w:del>
      <w:del w:id="365" w:author="徐蕾娜" w:date="2025-11-11T20:01:28Z">
        <w:r>
          <w:rPr/>
          <w:fldChar w:fldCharType="begin"/>
        </w:r>
      </w:del>
      <w:del w:id="366" w:author="徐蕾娜" w:date="2025-11-11T20:01:28Z">
        <w:r>
          <w:rPr/>
          <w:delInstrText xml:space="preserve"> PAGEREF _Toc30713 \h </w:delInstrText>
        </w:r>
      </w:del>
      <w:del w:id="367" w:author="徐蕾娜" w:date="2025-11-11T20:01:28Z">
        <w:r>
          <w:rPr/>
          <w:fldChar w:fldCharType="separate"/>
        </w:r>
      </w:del>
      <w:del w:id="368" w:author="徐蕾娜" w:date="2025-11-11T20:01:28Z">
        <w:r>
          <w:rPr/>
          <w:delText>8</w:delText>
        </w:r>
      </w:del>
      <w:del w:id="369" w:author="徐蕾娜" w:date="2025-11-11T20:01:28Z">
        <w:r>
          <w:rPr/>
          <w:fldChar w:fldCharType="end"/>
        </w:r>
      </w:del>
    </w:p>
    <w:p w14:paraId="4C18F46F">
      <w:pPr>
        <w:pStyle w:val="27"/>
        <w:tabs>
          <w:tab w:val="right" w:leader="dot" w:pos="8312"/>
          <w:tab w:val="clear" w:pos="851"/>
          <w:tab w:val="clear" w:pos="8296"/>
        </w:tabs>
        <w:rPr>
          <w:del w:id="370" w:author="徐蕾娜" w:date="2025-11-11T20:01:28Z"/>
        </w:rPr>
      </w:pPr>
      <w:del w:id="371" w:author="徐蕾娜" w:date="2025-11-11T20:01:28Z">
        <w:r>
          <w:rPr>
            <w:rFonts w:asciiTheme="majorEastAsia" w:hAnsiTheme="majorEastAsia" w:eastAsiaTheme="majorEastAsia"/>
          </w:rPr>
          <w:delText xml:space="preserve">3.1 </w:delText>
        </w:r>
      </w:del>
      <w:del w:id="372" w:author="徐蕾娜" w:date="2025-11-11T20:01:28Z">
        <w:r>
          <w:rPr>
            <w:rFonts w:hint="eastAsia"/>
            <w:color w:val="auto"/>
            <w:szCs w:val="21"/>
            <w:lang w:val="en-US" w:eastAsia="zh-CN"/>
          </w:rPr>
          <w:delText>变更的分类</w:delText>
        </w:r>
      </w:del>
      <w:del w:id="373" w:author="徐蕾娜" w:date="2025-11-11T20:01:28Z">
        <w:r>
          <w:rPr/>
          <w:tab/>
        </w:r>
      </w:del>
      <w:del w:id="374" w:author="徐蕾娜" w:date="2025-11-11T20:01:28Z">
        <w:r>
          <w:rPr/>
          <w:fldChar w:fldCharType="begin"/>
        </w:r>
      </w:del>
      <w:del w:id="375" w:author="徐蕾娜" w:date="2025-11-11T20:01:28Z">
        <w:r>
          <w:rPr/>
          <w:delInstrText xml:space="preserve"> PAGEREF _Toc25920 \h </w:delInstrText>
        </w:r>
      </w:del>
      <w:del w:id="376" w:author="徐蕾娜" w:date="2025-11-11T20:01:28Z">
        <w:r>
          <w:rPr/>
          <w:fldChar w:fldCharType="separate"/>
        </w:r>
      </w:del>
      <w:del w:id="377" w:author="徐蕾娜" w:date="2025-11-11T20:01:28Z">
        <w:r>
          <w:rPr/>
          <w:delText>8</w:delText>
        </w:r>
      </w:del>
      <w:del w:id="378" w:author="徐蕾娜" w:date="2025-11-11T20:01:28Z">
        <w:r>
          <w:rPr/>
          <w:fldChar w:fldCharType="end"/>
        </w:r>
      </w:del>
    </w:p>
    <w:p w14:paraId="0FA9A3FD">
      <w:pPr>
        <w:pStyle w:val="27"/>
        <w:tabs>
          <w:tab w:val="right" w:leader="dot" w:pos="8312"/>
          <w:tab w:val="clear" w:pos="851"/>
          <w:tab w:val="clear" w:pos="8296"/>
        </w:tabs>
        <w:rPr>
          <w:del w:id="379" w:author="徐蕾娜" w:date="2025-11-11T20:01:28Z"/>
        </w:rPr>
      </w:pPr>
      <w:del w:id="380" w:author="徐蕾娜" w:date="2025-11-11T20:01:28Z">
        <w:r>
          <w:rPr>
            <w:rFonts w:asciiTheme="majorEastAsia" w:hAnsiTheme="majorEastAsia" w:eastAsiaTheme="majorEastAsia"/>
            <w:color w:val="auto"/>
            <w:szCs w:val="21"/>
          </w:rPr>
          <w:delText xml:space="preserve">3.2 </w:delText>
        </w:r>
      </w:del>
      <w:del w:id="381" w:author="徐蕾娜" w:date="2025-11-11T20:01:28Z">
        <w:r>
          <w:rPr>
            <w:rFonts w:hint="eastAsia"/>
            <w:color w:val="auto"/>
          </w:rPr>
          <w:delText>变更的</w:delText>
        </w:r>
      </w:del>
      <w:del w:id="382" w:author="徐蕾娜" w:date="2025-11-11T20:01:28Z">
        <w:r>
          <w:rPr>
            <w:rFonts w:hint="eastAsia"/>
            <w:color w:val="auto"/>
            <w:lang w:val="en-US" w:eastAsia="zh-CN"/>
          </w:rPr>
          <w:delText>命名</w:delText>
        </w:r>
      </w:del>
      <w:del w:id="383" w:author="徐蕾娜" w:date="2025-11-11T20:01:28Z">
        <w:r>
          <w:rPr/>
          <w:tab/>
        </w:r>
      </w:del>
      <w:del w:id="384" w:author="徐蕾娜" w:date="2025-11-11T20:01:28Z">
        <w:r>
          <w:rPr/>
          <w:fldChar w:fldCharType="begin"/>
        </w:r>
      </w:del>
      <w:del w:id="385" w:author="徐蕾娜" w:date="2025-11-11T20:01:28Z">
        <w:r>
          <w:rPr/>
          <w:delInstrText xml:space="preserve"> PAGEREF _Toc14166 \h </w:delInstrText>
        </w:r>
      </w:del>
      <w:del w:id="386" w:author="徐蕾娜" w:date="2025-11-11T20:01:28Z">
        <w:r>
          <w:rPr/>
          <w:fldChar w:fldCharType="separate"/>
        </w:r>
      </w:del>
      <w:del w:id="387" w:author="徐蕾娜" w:date="2025-11-11T20:01:28Z">
        <w:r>
          <w:rPr/>
          <w:delText>8</w:delText>
        </w:r>
      </w:del>
      <w:del w:id="388" w:author="徐蕾娜" w:date="2025-11-11T20:01:28Z">
        <w:r>
          <w:rPr/>
          <w:fldChar w:fldCharType="end"/>
        </w:r>
      </w:del>
    </w:p>
    <w:p w14:paraId="6CC5901A">
      <w:pPr>
        <w:pStyle w:val="27"/>
        <w:tabs>
          <w:tab w:val="right" w:leader="dot" w:pos="8312"/>
          <w:tab w:val="clear" w:pos="851"/>
          <w:tab w:val="clear" w:pos="8296"/>
        </w:tabs>
        <w:rPr>
          <w:del w:id="389" w:author="徐蕾娜" w:date="2025-11-11T20:01:28Z"/>
        </w:rPr>
      </w:pPr>
      <w:del w:id="390" w:author="徐蕾娜" w:date="2025-11-11T20:01:28Z">
        <w:r>
          <w:rPr>
            <w:rFonts w:hint="eastAsia" w:asciiTheme="majorEastAsia" w:hAnsiTheme="majorEastAsia" w:eastAsiaTheme="majorEastAsia"/>
            <w:color w:val="auto"/>
            <w:lang w:val="en-US" w:eastAsia="zh-CN"/>
          </w:rPr>
          <w:delText xml:space="preserve">3.3 </w:delText>
        </w:r>
      </w:del>
      <w:del w:id="391" w:author="徐蕾娜" w:date="2025-11-11T20:01:28Z">
        <w:r>
          <w:rPr>
            <w:rFonts w:hint="eastAsia"/>
            <w:color w:val="auto"/>
            <w:lang w:val="en-US" w:eastAsia="zh-CN"/>
          </w:rPr>
          <w:delText>变更的提出</w:delText>
        </w:r>
      </w:del>
      <w:del w:id="392" w:author="徐蕾娜" w:date="2025-11-11T20:01:28Z">
        <w:r>
          <w:rPr/>
          <w:tab/>
        </w:r>
      </w:del>
      <w:del w:id="393" w:author="徐蕾娜" w:date="2025-11-11T20:01:28Z">
        <w:r>
          <w:rPr/>
          <w:fldChar w:fldCharType="begin"/>
        </w:r>
      </w:del>
      <w:del w:id="394" w:author="徐蕾娜" w:date="2025-11-11T20:01:28Z">
        <w:r>
          <w:rPr/>
          <w:delInstrText xml:space="preserve"> PAGEREF _Toc24388 \h </w:delInstrText>
        </w:r>
      </w:del>
      <w:del w:id="395" w:author="徐蕾娜" w:date="2025-11-11T20:01:28Z">
        <w:r>
          <w:rPr/>
          <w:fldChar w:fldCharType="separate"/>
        </w:r>
      </w:del>
      <w:del w:id="396" w:author="徐蕾娜" w:date="2025-11-11T20:01:28Z">
        <w:r>
          <w:rPr/>
          <w:delText>8</w:delText>
        </w:r>
      </w:del>
      <w:del w:id="397" w:author="徐蕾娜" w:date="2025-11-11T20:01:28Z">
        <w:r>
          <w:rPr/>
          <w:fldChar w:fldCharType="end"/>
        </w:r>
      </w:del>
    </w:p>
    <w:p w14:paraId="66AEFDEE">
      <w:pPr>
        <w:pStyle w:val="27"/>
        <w:tabs>
          <w:tab w:val="right" w:leader="dot" w:pos="8312"/>
          <w:tab w:val="clear" w:pos="851"/>
          <w:tab w:val="clear" w:pos="8296"/>
        </w:tabs>
        <w:rPr>
          <w:del w:id="398" w:author="徐蕾娜" w:date="2025-11-11T20:01:28Z"/>
        </w:rPr>
      </w:pPr>
      <w:del w:id="399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32"/>
          </w:rPr>
          <w:delText xml:space="preserve">3.4 </w:delText>
        </w:r>
      </w:del>
      <w:del w:id="400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32"/>
          </w:rPr>
          <w:delText>变更请求预审查</w:delText>
        </w:r>
      </w:del>
      <w:del w:id="401" w:author="徐蕾娜" w:date="2025-11-11T20:01:28Z">
        <w:r>
          <w:rPr/>
          <w:tab/>
        </w:r>
      </w:del>
      <w:del w:id="402" w:author="徐蕾娜" w:date="2025-11-11T20:01:28Z">
        <w:r>
          <w:rPr/>
          <w:fldChar w:fldCharType="begin"/>
        </w:r>
      </w:del>
      <w:del w:id="403" w:author="徐蕾娜" w:date="2025-11-11T20:01:28Z">
        <w:r>
          <w:rPr/>
          <w:delInstrText xml:space="preserve"> PAGEREF _Toc2326 \h </w:delInstrText>
        </w:r>
      </w:del>
      <w:del w:id="404" w:author="徐蕾娜" w:date="2025-11-11T20:01:28Z">
        <w:r>
          <w:rPr/>
          <w:fldChar w:fldCharType="separate"/>
        </w:r>
      </w:del>
      <w:del w:id="405" w:author="徐蕾娜" w:date="2025-11-11T20:01:28Z">
        <w:r>
          <w:rPr/>
          <w:delText>8</w:delText>
        </w:r>
      </w:del>
      <w:del w:id="406" w:author="徐蕾娜" w:date="2025-11-11T20:01:28Z">
        <w:r>
          <w:rPr/>
          <w:fldChar w:fldCharType="end"/>
        </w:r>
      </w:del>
    </w:p>
    <w:p w14:paraId="5A2E217A">
      <w:pPr>
        <w:pStyle w:val="27"/>
        <w:tabs>
          <w:tab w:val="right" w:leader="dot" w:pos="8312"/>
          <w:tab w:val="clear" w:pos="851"/>
          <w:tab w:val="clear" w:pos="8296"/>
        </w:tabs>
        <w:rPr>
          <w:del w:id="407" w:author="徐蕾娜" w:date="2025-11-11T20:01:28Z"/>
        </w:rPr>
      </w:pPr>
      <w:del w:id="408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32"/>
          </w:rPr>
          <w:delText xml:space="preserve">3.5 </w:delText>
        </w:r>
      </w:del>
      <w:del w:id="409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32"/>
          </w:rPr>
          <w:delText>变更请求的接受与拒绝</w:delText>
        </w:r>
      </w:del>
      <w:del w:id="410" w:author="徐蕾娜" w:date="2025-11-11T20:01:28Z">
        <w:r>
          <w:rPr/>
          <w:tab/>
        </w:r>
      </w:del>
      <w:del w:id="411" w:author="徐蕾娜" w:date="2025-11-11T20:01:28Z">
        <w:r>
          <w:rPr/>
          <w:fldChar w:fldCharType="begin"/>
        </w:r>
      </w:del>
      <w:del w:id="412" w:author="徐蕾娜" w:date="2025-11-11T20:01:28Z">
        <w:r>
          <w:rPr/>
          <w:delInstrText xml:space="preserve"> PAGEREF _Toc29245 \h </w:delInstrText>
        </w:r>
      </w:del>
      <w:del w:id="413" w:author="徐蕾娜" w:date="2025-11-11T20:01:28Z">
        <w:r>
          <w:rPr/>
          <w:fldChar w:fldCharType="separate"/>
        </w:r>
      </w:del>
      <w:del w:id="414" w:author="徐蕾娜" w:date="2025-11-11T20:01:28Z">
        <w:r>
          <w:rPr/>
          <w:delText>9</w:delText>
        </w:r>
      </w:del>
      <w:del w:id="415" w:author="徐蕾娜" w:date="2025-11-11T20:01:28Z">
        <w:r>
          <w:rPr/>
          <w:fldChar w:fldCharType="end"/>
        </w:r>
      </w:del>
    </w:p>
    <w:p w14:paraId="1E07E9BF">
      <w:pPr>
        <w:pStyle w:val="27"/>
        <w:tabs>
          <w:tab w:val="right" w:leader="dot" w:pos="8312"/>
          <w:tab w:val="clear" w:pos="851"/>
          <w:tab w:val="clear" w:pos="8296"/>
        </w:tabs>
        <w:rPr>
          <w:del w:id="416" w:author="徐蕾娜" w:date="2025-11-11T20:01:28Z"/>
        </w:rPr>
      </w:pPr>
      <w:del w:id="417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delText xml:space="preserve">3.6 </w:delText>
        </w:r>
      </w:del>
      <w:del w:id="418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对产品</w:delText>
        </w:r>
      </w:del>
      <w:del w:id="419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  <w:lang w:val="en-US" w:eastAsia="zh-CN"/>
          </w:rPr>
          <w:delText>设计</w:delText>
        </w:r>
      </w:del>
      <w:del w:id="420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／</w:delText>
        </w:r>
      </w:del>
      <w:del w:id="421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  <w:lang w:val="en-US" w:eastAsia="zh-CN"/>
          </w:rPr>
          <w:delText>工艺</w:delText>
        </w:r>
      </w:del>
      <w:del w:id="42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的变更</w:delText>
        </w:r>
      </w:del>
      <w:del w:id="423" w:author="徐蕾娜" w:date="2025-11-11T20:01:28Z">
        <w:r>
          <w:rPr/>
          <w:tab/>
        </w:r>
      </w:del>
      <w:del w:id="424" w:author="徐蕾娜" w:date="2025-11-11T20:01:28Z">
        <w:r>
          <w:rPr/>
          <w:fldChar w:fldCharType="begin"/>
        </w:r>
      </w:del>
      <w:del w:id="425" w:author="徐蕾娜" w:date="2025-11-11T20:01:28Z">
        <w:r>
          <w:rPr/>
          <w:delInstrText xml:space="preserve"> PAGEREF _Toc24742 \h </w:delInstrText>
        </w:r>
      </w:del>
      <w:del w:id="426" w:author="徐蕾娜" w:date="2025-11-11T20:01:28Z">
        <w:r>
          <w:rPr/>
          <w:fldChar w:fldCharType="separate"/>
        </w:r>
      </w:del>
      <w:del w:id="427" w:author="徐蕾娜" w:date="2025-11-11T20:01:28Z">
        <w:r>
          <w:rPr/>
          <w:delText>10</w:delText>
        </w:r>
      </w:del>
      <w:del w:id="428" w:author="徐蕾娜" w:date="2025-11-11T20:01:28Z">
        <w:r>
          <w:rPr/>
          <w:fldChar w:fldCharType="end"/>
        </w:r>
      </w:del>
    </w:p>
    <w:p w14:paraId="1958E10D">
      <w:pPr>
        <w:pStyle w:val="17"/>
        <w:tabs>
          <w:tab w:val="right" w:leader="dot" w:pos="8312"/>
        </w:tabs>
        <w:rPr>
          <w:del w:id="429" w:author="徐蕾娜" w:date="2025-11-11T20:01:28Z"/>
        </w:rPr>
      </w:pPr>
      <w:del w:id="430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3.6.1 </w:delText>
        </w:r>
      </w:del>
      <w:del w:id="431" w:author="徐蕾娜" w:date="2025-11-11T20:01:28Z">
        <w:r>
          <w:rPr>
            <w:rFonts w:hint="eastAsia" w:asciiTheme="majorHAnsi" w:hAnsiTheme="majorHAnsi" w:cstheme="majorBidi"/>
            <w:bCs/>
            <w:color w:val="auto"/>
            <w:kern w:val="2"/>
            <w:szCs w:val="28"/>
            <w:lang w:val="en-US" w:eastAsia="zh-CN"/>
          </w:rPr>
          <w:delText>变更前告知</w:delText>
        </w:r>
      </w:del>
      <w:del w:id="432" w:author="徐蕾娜" w:date="2025-11-11T20:01:28Z">
        <w:r>
          <w:rPr/>
          <w:tab/>
        </w:r>
      </w:del>
      <w:del w:id="433" w:author="徐蕾娜" w:date="2025-11-11T20:01:28Z">
        <w:r>
          <w:rPr/>
          <w:fldChar w:fldCharType="begin"/>
        </w:r>
      </w:del>
      <w:del w:id="434" w:author="徐蕾娜" w:date="2025-11-11T20:01:28Z">
        <w:r>
          <w:rPr/>
          <w:delInstrText xml:space="preserve"> PAGEREF _Toc16066 \h </w:delInstrText>
        </w:r>
      </w:del>
      <w:del w:id="435" w:author="徐蕾娜" w:date="2025-11-11T20:01:28Z">
        <w:r>
          <w:rPr/>
          <w:fldChar w:fldCharType="separate"/>
        </w:r>
      </w:del>
      <w:del w:id="436" w:author="徐蕾娜" w:date="2025-11-11T20:01:28Z">
        <w:r>
          <w:rPr/>
          <w:delText>10</w:delText>
        </w:r>
      </w:del>
      <w:del w:id="437" w:author="徐蕾娜" w:date="2025-11-11T20:01:28Z">
        <w:r>
          <w:rPr/>
          <w:fldChar w:fldCharType="end"/>
        </w:r>
      </w:del>
    </w:p>
    <w:p w14:paraId="357817FE">
      <w:pPr>
        <w:pStyle w:val="17"/>
        <w:tabs>
          <w:tab w:val="right" w:leader="dot" w:pos="8312"/>
        </w:tabs>
        <w:rPr>
          <w:del w:id="438" w:author="徐蕾娜" w:date="2025-11-11T20:01:28Z"/>
        </w:rPr>
      </w:pPr>
      <w:del w:id="439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3.6.2 </w:delText>
        </w:r>
      </w:del>
      <w:del w:id="440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变更的策划</w:delText>
        </w:r>
      </w:del>
      <w:del w:id="441" w:author="徐蕾娜" w:date="2025-11-11T20:01:28Z">
        <w:r>
          <w:rPr/>
          <w:tab/>
        </w:r>
      </w:del>
      <w:del w:id="442" w:author="徐蕾娜" w:date="2025-11-11T20:01:28Z">
        <w:r>
          <w:rPr/>
          <w:fldChar w:fldCharType="begin"/>
        </w:r>
      </w:del>
      <w:del w:id="443" w:author="徐蕾娜" w:date="2025-11-11T20:01:28Z">
        <w:r>
          <w:rPr/>
          <w:delInstrText xml:space="preserve"> PAGEREF _Toc29586 \h </w:delInstrText>
        </w:r>
      </w:del>
      <w:del w:id="444" w:author="徐蕾娜" w:date="2025-11-11T20:01:28Z">
        <w:r>
          <w:rPr/>
          <w:fldChar w:fldCharType="separate"/>
        </w:r>
      </w:del>
      <w:del w:id="445" w:author="徐蕾娜" w:date="2025-11-11T20:01:28Z">
        <w:r>
          <w:rPr/>
          <w:delText>10</w:delText>
        </w:r>
      </w:del>
      <w:del w:id="446" w:author="徐蕾娜" w:date="2025-11-11T20:01:28Z">
        <w:r>
          <w:rPr/>
          <w:fldChar w:fldCharType="end"/>
        </w:r>
      </w:del>
    </w:p>
    <w:p w14:paraId="62F46EDC">
      <w:pPr>
        <w:pStyle w:val="17"/>
        <w:tabs>
          <w:tab w:val="right" w:leader="dot" w:pos="8312"/>
        </w:tabs>
        <w:rPr>
          <w:del w:id="447" w:author="徐蕾娜" w:date="2025-11-11T20:01:28Z"/>
        </w:rPr>
      </w:pPr>
      <w:del w:id="448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3.6.3 </w:delText>
        </w:r>
      </w:del>
      <w:del w:id="449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变更策划的评审</w:delText>
        </w:r>
      </w:del>
      <w:del w:id="450" w:author="徐蕾娜" w:date="2025-11-11T20:01:28Z">
        <w:r>
          <w:rPr/>
          <w:tab/>
        </w:r>
      </w:del>
      <w:del w:id="451" w:author="徐蕾娜" w:date="2025-11-11T20:01:28Z">
        <w:r>
          <w:rPr/>
          <w:fldChar w:fldCharType="begin"/>
        </w:r>
      </w:del>
      <w:del w:id="452" w:author="徐蕾娜" w:date="2025-11-11T20:01:28Z">
        <w:r>
          <w:rPr/>
          <w:delInstrText xml:space="preserve"> PAGEREF _Toc17957 \h </w:delInstrText>
        </w:r>
      </w:del>
      <w:del w:id="453" w:author="徐蕾娜" w:date="2025-11-11T20:01:28Z">
        <w:r>
          <w:rPr/>
          <w:fldChar w:fldCharType="separate"/>
        </w:r>
      </w:del>
      <w:del w:id="454" w:author="徐蕾娜" w:date="2025-11-11T20:01:28Z">
        <w:r>
          <w:rPr/>
          <w:delText>12</w:delText>
        </w:r>
      </w:del>
      <w:del w:id="455" w:author="徐蕾娜" w:date="2025-11-11T20:01:28Z">
        <w:r>
          <w:rPr/>
          <w:fldChar w:fldCharType="end"/>
        </w:r>
      </w:del>
    </w:p>
    <w:p w14:paraId="74232CED">
      <w:pPr>
        <w:pStyle w:val="17"/>
        <w:tabs>
          <w:tab w:val="right" w:leader="dot" w:pos="8312"/>
        </w:tabs>
        <w:rPr>
          <w:del w:id="456" w:author="徐蕾娜" w:date="2025-11-11T20:01:28Z"/>
        </w:rPr>
      </w:pPr>
      <w:del w:id="457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3.6.4 </w:delText>
        </w:r>
      </w:del>
      <w:del w:id="458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  <w:lang w:eastAsia="zh-CN"/>
          </w:rPr>
          <w:delText>变更任务</w:delText>
        </w:r>
      </w:del>
      <w:del w:id="459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的实施</w:delText>
        </w:r>
      </w:del>
      <w:del w:id="460" w:author="徐蕾娜" w:date="2025-11-11T20:01:28Z">
        <w:r>
          <w:rPr/>
          <w:tab/>
        </w:r>
      </w:del>
      <w:del w:id="461" w:author="徐蕾娜" w:date="2025-11-11T20:01:28Z">
        <w:r>
          <w:rPr/>
          <w:fldChar w:fldCharType="begin"/>
        </w:r>
      </w:del>
      <w:del w:id="462" w:author="徐蕾娜" w:date="2025-11-11T20:01:28Z">
        <w:r>
          <w:rPr/>
          <w:delInstrText xml:space="preserve"> PAGEREF _Toc8217 \h </w:delInstrText>
        </w:r>
      </w:del>
      <w:del w:id="463" w:author="徐蕾娜" w:date="2025-11-11T20:01:28Z">
        <w:r>
          <w:rPr/>
          <w:fldChar w:fldCharType="separate"/>
        </w:r>
      </w:del>
      <w:del w:id="464" w:author="徐蕾娜" w:date="2025-11-11T20:01:28Z">
        <w:r>
          <w:rPr/>
          <w:delText>12</w:delText>
        </w:r>
      </w:del>
      <w:del w:id="465" w:author="徐蕾娜" w:date="2025-11-11T20:01:28Z">
        <w:r>
          <w:rPr/>
          <w:fldChar w:fldCharType="end"/>
        </w:r>
      </w:del>
    </w:p>
    <w:p w14:paraId="13A0361D">
      <w:pPr>
        <w:pStyle w:val="17"/>
        <w:tabs>
          <w:tab w:val="right" w:leader="dot" w:pos="8312"/>
        </w:tabs>
        <w:rPr>
          <w:del w:id="466" w:author="徐蕾娜" w:date="2025-11-11T20:01:28Z"/>
        </w:rPr>
      </w:pPr>
      <w:del w:id="467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  <w:lang w:eastAsia="zh-CN"/>
          </w:rPr>
          <w:delText xml:space="preserve">3.6.5 </w:delText>
        </w:r>
      </w:del>
      <w:del w:id="468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  <w:lang w:eastAsia="zh-CN"/>
          </w:rPr>
          <w:delText>变更任务的</w:delText>
        </w:r>
      </w:del>
      <w:del w:id="469" w:author="徐蕾娜" w:date="2025-11-11T20:01:28Z">
        <w:r>
          <w:rPr>
            <w:rFonts w:hint="eastAsia" w:asciiTheme="majorHAnsi" w:hAnsiTheme="majorHAnsi" w:cstheme="majorBidi"/>
            <w:bCs/>
            <w:color w:val="auto"/>
            <w:kern w:val="2"/>
            <w:szCs w:val="28"/>
            <w:lang w:val="en-US" w:eastAsia="zh-CN"/>
          </w:rPr>
          <w:delText>评审</w:delText>
        </w:r>
      </w:del>
      <w:del w:id="470" w:author="徐蕾娜" w:date="2025-11-11T20:01:28Z">
        <w:r>
          <w:rPr/>
          <w:tab/>
        </w:r>
      </w:del>
      <w:del w:id="471" w:author="徐蕾娜" w:date="2025-11-11T20:01:28Z">
        <w:r>
          <w:rPr/>
          <w:fldChar w:fldCharType="begin"/>
        </w:r>
      </w:del>
      <w:del w:id="472" w:author="徐蕾娜" w:date="2025-11-11T20:01:28Z">
        <w:r>
          <w:rPr/>
          <w:delInstrText xml:space="preserve"> PAGEREF _Toc28458 \h </w:delInstrText>
        </w:r>
      </w:del>
      <w:del w:id="473" w:author="徐蕾娜" w:date="2025-11-11T20:01:28Z">
        <w:r>
          <w:rPr/>
          <w:fldChar w:fldCharType="separate"/>
        </w:r>
      </w:del>
      <w:del w:id="474" w:author="徐蕾娜" w:date="2025-11-11T20:01:28Z">
        <w:r>
          <w:rPr/>
          <w:delText>14</w:delText>
        </w:r>
      </w:del>
      <w:del w:id="475" w:author="徐蕾娜" w:date="2025-11-11T20:01:28Z">
        <w:r>
          <w:rPr/>
          <w:fldChar w:fldCharType="end"/>
        </w:r>
      </w:del>
    </w:p>
    <w:p w14:paraId="6F18D92E">
      <w:pPr>
        <w:pStyle w:val="17"/>
        <w:tabs>
          <w:tab w:val="right" w:leader="dot" w:pos="8312"/>
        </w:tabs>
        <w:rPr>
          <w:del w:id="476" w:author="徐蕾娜" w:date="2025-11-11T20:01:28Z"/>
        </w:rPr>
      </w:pPr>
      <w:del w:id="477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3.6.6 </w:delText>
        </w:r>
      </w:del>
      <w:del w:id="478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变更的导入</w:delText>
        </w:r>
      </w:del>
      <w:del w:id="479" w:author="徐蕾娜" w:date="2025-11-11T20:01:28Z">
        <w:r>
          <w:rPr/>
          <w:tab/>
        </w:r>
      </w:del>
      <w:del w:id="480" w:author="徐蕾娜" w:date="2025-11-11T20:01:28Z">
        <w:r>
          <w:rPr/>
          <w:fldChar w:fldCharType="begin"/>
        </w:r>
      </w:del>
      <w:del w:id="481" w:author="徐蕾娜" w:date="2025-11-11T20:01:28Z">
        <w:r>
          <w:rPr/>
          <w:delInstrText xml:space="preserve"> PAGEREF _Toc13664 \h </w:delInstrText>
        </w:r>
      </w:del>
      <w:del w:id="482" w:author="徐蕾娜" w:date="2025-11-11T20:01:28Z">
        <w:r>
          <w:rPr/>
          <w:fldChar w:fldCharType="separate"/>
        </w:r>
      </w:del>
      <w:del w:id="483" w:author="徐蕾娜" w:date="2025-11-11T20:01:28Z">
        <w:r>
          <w:rPr/>
          <w:delText>14</w:delText>
        </w:r>
      </w:del>
      <w:del w:id="484" w:author="徐蕾娜" w:date="2025-11-11T20:01:28Z">
        <w:r>
          <w:rPr/>
          <w:fldChar w:fldCharType="end"/>
        </w:r>
      </w:del>
    </w:p>
    <w:p w14:paraId="45793DE8">
      <w:pPr>
        <w:pStyle w:val="17"/>
        <w:tabs>
          <w:tab w:val="right" w:leader="dot" w:pos="8312"/>
        </w:tabs>
        <w:rPr>
          <w:del w:id="485" w:author="徐蕾娜" w:date="2025-11-11T20:01:28Z"/>
        </w:rPr>
      </w:pPr>
      <w:del w:id="486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delText xml:space="preserve">3.6.7 </w:delText>
        </w:r>
      </w:del>
      <w:del w:id="487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delText>变更完成</w:delText>
        </w:r>
      </w:del>
      <w:del w:id="488" w:author="徐蕾娜" w:date="2025-11-11T20:01:28Z">
        <w:r>
          <w:rPr/>
          <w:tab/>
        </w:r>
      </w:del>
      <w:del w:id="489" w:author="徐蕾娜" w:date="2025-11-11T20:01:28Z">
        <w:r>
          <w:rPr/>
          <w:fldChar w:fldCharType="begin"/>
        </w:r>
      </w:del>
      <w:del w:id="490" w:author="徐蕾娜" w:date="2025-11-11T20:01:28Z">
        <w:r>
          <w:rPr/>
          <w:delInstrText xml:space="preserve"> PAGEREF _Toc10737 \h </w:delInstrText>
        </w:r>
      </w:del>
      <w:del w:id="491" w:author="徐蕾娜" w:date="2025-11-11T20:01:28Z">
        <w:r>
          <w:rPr/>
          <w:fldChar w:fldCharType="separate"/>
        </w:r>
      </w:del>
      <w:del w:id="492" w:author="徐蕾娜" w:date="2025-11-11T20:01:28Z">
        <w:r>
          <w:rPr/>
          <w:delText>14</w:delText>
        </w:r>
      </w:del>
      <w:del w:id="493" w:author="徐蕾娜" w:date="2025-11-11T20:01:28Z">
        <w:r>
          <w:rPr/>
          <w:fldChar w:fldCharType="end"/>
        </w:r>
      </w:del>
    </w:p>
    <w:p w14:paraId="35774D97">
      <w:pPr>
        <w:pStyle w:val="27"/>
        <w:tabs>
          <w:tab w:val="right" w:leader="dot" w:pos="8312"/>
          <w:tab w:val="clear" w:pos="851"/>
          <w:tab w:val="clear" w:pos="8296"/>
        </w:tabs>
        <w:rPr>
          <w:del w:id="494" w:author="徐蕾娜" w:date="2025-11-11T20:01:28Z"/>
        </w:rPr>
      </w:pPr>
      <w:del w:id="495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delText xml:space="preserve">3.7 </w:delText>
        </w:r>
      </w:del>
      <w:del w:id="496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delText>变更的终止</w:delText>
        </w:r>
      </w:del>
      <w:del w:id="497" w:author="徐蕾娜" w:date="2025-11-11T20:01:28Z">
        <w:r>
          <w:rPr/>
          <w:tab/>
        </w:r>
      </w:del>
      <w:del w:id="498" w:author="徐蕾娜" w:date="2025-11-11T20:01:28Z">
        <w:r>
          <w:rPr/>
          <w:fldChar w:fldCharType="begin"/>
        </w:r>
      </w:del>
      <w:del w:id="499" w:author="徐蕾娜" w:date="2025-11-11T20:01:28Z">
        <w:r>
          <w:rPr/>
          <w:delInstrText xml:space="preserve"> PAGEREF _Toc4692 \h </w:delInstrText>
        </w:r>
      </w:del>
      <w:del w:id="500" w:author="徐蕾娜" w:date="2025-11-11T20:01:28Z">
        <w:r>
          <w:rPr/>
          <w:fldChar w:fldCharType="separate"/>
        </w:r>
      </w:del>
      <w:del w:id="501" w:author="徐蕾娜" w:date="2025-11-11T20:01:28Z">
        <w:r>
          <w:rPr/>
          <w:delText>15</w:delText>
        </w:r>
      </w:del>
      <w:del w:id="502" w:author="徐蕾娜" w:date="2025-11-11T20:01:28Z">
        <w:r>
          <w:rPr/>
          <w:fldChar w:fldCharType="end"/>
        </w:r>
      </w:del>
    </w:p>
    <w:p w14:paraId="514E0724">
      <w:pPr>
        <w:pStyle w:val="27"/>
        <w:tabs>
          <w:tab w:val="right" w:leader="dot" w:pos="8312"/>
          <w:tab w:val="clear" w:pos="851"/>
          <w:tab w:val="clear" w:pos="8296"/>
        </w:tabs>
        <w:rPr>
          <w:del w:id="503" w:author="徐蕾娜" w:date="2025-11-11T20:01:28Z"/>
        </w:rPr>
      </w:pPr>
      <w:del w:id="504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delText xml:space="preserve">3.8 </w:delText>
        </w:r>
      </w:del>
      <w:del w:id="505" w:author="徐蕾娜" w:date="2025-11-11T20:01:28Z">
        <w:r>
          <w:rPr>
            <w:rFonts w:hint="eastAsia" w:cstheme="majorBidi"/>
            <w:bCs/>
            <w:color w:val="auto"/>
            <w:szCs w:val="32"/>
            <w:lang w:val="en-US" w:eastAsia="zh-CN"/>
          </w:rPr>
          <w:delText>数据的利用</w:delText>
        </w:r>
      </w:del>
      <w:del w:id="506" w:author="徐蕾娜" w:date="2025-11-11T20:01:28Z">
        <w:r>
          <w:rPr/>
          <w:tab/>
        </w:r>
      </w:del>
      <w:del w:id="507" w:author="徐蕾娜" w:date="2025-11-11T20:01:28Z">
        <w:r>
          <w:rPr/>
          <w:fldChar w:fldCharType="begin"/>
        </w:r>
      </w:del>
      <w:del w:id="508" w:author="徐蕾娜" w:date="2025-11-11T20:01:28Z">
        <w:r>
          <w:rPr/>
          <w:delInstrText xml:space="preserve"> PAGEREF _Toc29656 \h </w:delInstrText>
        </w:r>
      </w:del>
      <w:del w:id="509" w:author="徐蕾娜" w:date="2025-11-11T20:01:28Z">
        <w:r>
          <w:rPr/>
          <w:fldChar w:fldCharType="separate"/>
        </w:r>
      </w:del>
      <w:del w:id="510" w:author="徐蕾娜" w:date="2025-11-11T20:01:28Z">
        <w:r>
          <w:rPr/>
          <w:delText>15</w:delText>
        </w:r>
      </w:del>
      <w:del w:id="511" w:author="徐蕾娜" w:date="2025-11-11T20:01:28Z">
        <w:r>
          <w:rPr/>
          <w:fldChar w:fldCharType="end"/>
        </w:r>
      </w:del>
    </w:p>
    <w:p w14:paraId="2D296BF9">
      <w:pPr>
        <w:pStyle w:val="22"/>
        <w:tabs>
          <w:tab w:val="right" w:leader="dot" w:pos="8312"/>
          <w:tab w:val="clear" w:pos="284"/>
          <w:tab w:val="clear" w:pos="8296"/>
        </w:tabs>
        <w:rPr>
          <w:del w:id="512" w:author="徐蕾娜" w:date="2025-11-11T20:01:28Z"/>
        </w:rPr>
      </w:pPr>
      <w:del w:id="513" w:author="徐蕾娜" w:date="2025-11-11T20:01:28Z">
        <w:r>
          <w:rPr>
            <w:rFonts w:ascii="宋体" w:hAnsi="宋体" w:eastAsia="宋体"/>
            <w:color w:val="auto"/>
          </w:rPr>
          <w:delText xml:space="preserve">4 </w:delText>
        </w:r>
      </w:del>
      <w:del w:id="514" w:author="徐蕾娜" w:date="2025-11-11T20:01:28Z">
        <w:r>
          <w:rPr>
            <w:rFonts w:hint="eastAsia"/>
            <w:color w:val="auto"/>
          </w:rPr>
          <w:delText>附录</w:delText>
        </w:r>
      </w:del>
      <w:del w:id="515" w:author="徐蕾娜" w:date="2025-11-11T20:01:28Z">
        <w:r>
          <w:rPr/>
          <w:tab/>
        </w:r>
      </w:del>
      <w:del w:id="516" w:author="徐蕾娜" w:date="2025-11-11T20:01:28Z">
        <w:r>
          <w:rPr/>
          <w:fldChar w:fldCharType="begin"/>
        </w:r>
      </w:del>
      <w:del w:id="517" w:author="徐蕾娜" w:date="2025-11-11T20:01:28Z">
        <w:r>
          <w:rPr/>
          <w:delInstrText xml:space="preserve"> PAGEREF _Toc30838 \h </w:delInstrText>
        </w:r>
      </w:del>
      <w:del w:id="518" w:author="徐蕾娜" w:date="2025-11-11T20:01:28Z">
        <w:r>
          <w:rPr/>
          <w:fldChar w:fldCharType="separate"/>
        </w:r>
      </w:del>
      <w:del w:id="519" w:author="徐蕾娜" w:date="2025-11-11T20:01:28Z">
        <w:r>
          <w:rPr/>
          <w:delText>16</w:delText>
        </w:r>
      </w:del>
      <w:del w:id="520" w:author="徐蕾娜" w:date="2025-11-11T20:01:28Z">
        <w:r>
          <w:rPr/>
          <w:fldChar w:fldCharType="end"/>
        </w:r>
      </w:del>
    </w:p>
    <w:p w14:paraId="2E783E07">
      <w:pPr>
        <w:pStyle w:val="22"/>
        <w:tabs>
          <w:tab w:val="right" w:leader="dot" w:pos="8312"/>
          <w:tab w:val="clear" w:pos="284"/>
          <w:tab w:val="clear" w:pos="8296"/>
        </w:tabs>
        <w:rPr>
          <w:ins w:id="521" w:author="罗玮" w:date="2025-11-11T19:22:20Z"/>
          <w:del w:id="522" w:author="徐蕾娜" w:date="2025-11-11T20:01:28Z"/>
        </w:rPr>
      </w:pPr>
      <w:ins w:id="523" w:author="罗玮" w:date="2025-11-11T19:22:20Z">
        <w:del w:id="524" w:author="徐蕾娜" w:date="2025-11-11T20:01:28Z">
          <w:r>
            <w:rPr>
              <w:rFonts w:hint="eastAsia"/>
              <w:color w:val="auto"/>
            </w:rPr>
            <w:delText>更改记录</w:delText>
          </w:r>
        </w:del>
      </w:ins>
      <w:ins w:id="525" w:author="罗玮" w:date="2025-11-11T19:22:20Z">
        <w:del w:id="526" w:author="徐蕾娜" w:date="2025-11-11T20:01:28Z">
          <w:r>
            <w:rPr/>
            <w:tab/>
          </w:r>
        </w:del>
      </w:ins>
      <w:ins w:id="527" w:author="罗玮" w:date="2025-11-11T19:22:20Z">
        <w:del w:id="528" w:author="徐蕾娜" w:date="2025-11-11T20:01:28Z">
          <w:r>
            <w:rPr/>
            <w:fldChar w:fldCharType="begin"/>
          </w:r>
        </w:del>
      </w:ins>
      <w:ins w:id="529" w:author="罗玮" w:date="2025-11-11T19:22:20Z">
        <w:del w:id="530" w:author="徐蕾娜" w:date="2025-11-11T20:01:28Z">
          <w:r>
            <w:rPr/>
            <w:delInstrText xml:space="preserve"> PAGEREF _Toc31027 \h </w:delInstrText>
          </w:r>
        </w:del>
      </w:ins>
      <w:ins w:id="531" w:author="罗玮" w:date="2025-11-11T19:22:20Z">
        <w:del w:id="532" w:author="徐蕾娜" w:date="2025-11-11T20:01:28Z">
          <w:r>
            <w:rPr/>
            <w:fldChar w:fldCharType="separate"/>
          </w:r>
        </w:del>
      </w:ins>
      <w:ins w:id="533" w:author="罗玮" w:date="2025-11-11T19:22:20Z">
        <w:del w:id="534" w:author="徐蕾娜" w:date="2025-11-11T20:01:28Z">
          <w:r>
            <w:rPr/>
            <w:delText>2</w:delText>
          </w:r>
        </w:del>
      </w:ins>
      <w:ins w:id="535" w:author="罗玮" w:date="2025-11-11T19:22:20Z">
        <w:del w:id="536" w:author="徐蕾娜" w:date="2025-11-11T20:01:28Z">
          <w:r>
            <w:rPr/>
            <w:fldChar w:fldCharType="end"/>
          </w:r>
        </w:del>
      </w:ins>
    </w:p>
    <w:p w14:paraId="1EE44212">
      <w:pPr>
        <w:pStyle w:val="22"/>
        <w:tabs>
          <w:tab w:val="right" w:leader="dot" w:pos="8312"/>
          <w:tab w:val="clear" w:pos="284"/>
          <w:tab w:val="clear" w:pos="8296"/>
        </w:tabs>
        <w:rPr>
          <w:ins w:id="537" w:author="罗玮" w:date="2025-11-11T19:22:20Z"/>
          <w:del w:id="538" w:author="徐蕾娜" w:date="2025-11-11T20:01:28Z"/>
        </w:rPr>
      </w:pPr>
      <w:ins w:id="539" w:author="罗玮" w:date="2025-11-11T19:22:20Z">
        <w:del w:id="540" w:author="徐蕾娜" w:date="2025-11-11T20:01:28Z">
          <w:r>
            <w:rPr>
              <w:rFonts w:hint="eastAsia"/>
              <w:color w:val="auto"/>
            </w:rPr>
            <w:delText>目录</w:delText>
          </w:r>
        </w:del>
      </w:ins>
      <w:ins w:id="541" w:author="罗玮" w:date="2025-11-11T19:22:20Z">
        <w:del w:id="542" w:author="徐蕾娜" w:date="2025-11-11T20:01:28Z">
          <w:r>
            <w:rPr/>
            <w:tab/>
          </w:r>
        </w:del>
      </w:ins>
      <w:ins w:id="543" w:author="罗玮" w:date="2025-11-11T19:22:20Z">
        <w:del w:id="544" w:author="徐蕾娜" w:date="2025-11-11T20:01:28Z">
          <w:r>
            <w:rPr/>
            <w:fldChar w:fldCharType="begin"/>
          </w:r>
        </w:del>
      </w:ins>
      <w:ins w:id="545" w:author="罗玮" w:date="2025-11-11T19:22:20Z">
        <w:del w:id="546" w:author="徐蕾娜" w:date="2025-11-11T20:01:28Z">
          <w:r>
            <w:rPr/>
            <w:delInstrText xml:space="preserve"> PAGEREF _Toc21360 \h </w:delInstrText>
          </w:r>
        </w:del>
      </w:ins>
      <w:ins w:id="547" w:author="罗玮" w:date="2025-11-11T19:22:20Z">
        <w:del w:id="548" w:author="徐蕾娜" w:date="2025-11-11T20:01:28Z">
          <w:r>
            <w:rPr/>
            <w:fldChar w:fldCharType="separate"/>
          </w:r>
        </w:del>
      </w:ins>
      <w:ins w:id="549" w:author="罗玮" w:date="2025-11-11T19:22:20Z">
        <w:del w:id="550" w:author="徐蕾娜" w:date="2025-11-11T20:01:28Z">
          <w:r>
            <w:rPr/>
            <w:delText>3</w:delText>
          </w:r>
        </w:del>
      </w:ins>
      <w:ins w:id="551" w:author="罗玮" w:date="2025-11-11T19:22:20Z">
        <w:del w:id="552" w:author="徐蕾娜" w:date="2025-11-11T20:01:28Z">
          <w:r>
            <w:rPr/>
            <w:fldChar w:fldCharType="end"/>
          </w:r>
        </w:del>
      </w:ins>
    </w:p>
    <w:p w14:paraId="16FE81F1">
      <w:pPr>
        <w:pStyle w:val="22"/>
        <w:tabs>
          <w:tab w:val="right" w:leader="dot" w:pos="8312"/>
          <w:tab w:val="clear" w:pos="284"/>
          <w:tab w:val="clear" w:pos="8296"/>
        </w:tabs>
        <w:rPr>
          <w:ins w:id="553" w:author="罗玮" w:date="2025-11-11T19:22:20Z"/>
          <w:del w:id="554" w:author="徐蕾娜" w:date="2025-11-11T20:01:28Z"/>
        </w:rPr>
      </w:pPr>
      <w:ins w:id="555" w:author="罗玮" w:date="2025-11-11T19:22:20Z">
        <w:del w:id="556" w:author="徐蕾娜" w:date="2025-11-11T20:01:28Z">
          <w:r>
            <w:rPr>
              <w:rFonts w:ascii="宋体" w:hAnsi="宋体" w:eastAsia="宋体"/>
              <w:color w:val="auto"/>
            </w:rPr>
            <w:delText xml:space="preserve">1 </w:delText>
          </w:r>
        </w:del>
      </w:ins>
      <w:ins w:id="557" w:author="罗玮" w:date="2025-11-11T19:22:20Z">
        <w:del w:id="558" w:author="徐蕾娜" w:date="2025-11-11T20:01:28Z">
          <w:r>
            <w:rPr>
              <w:rFonts w:hint="eastAsia"/>
              <w:color w:val="auto"/>
            </w:rPr>
            <w:delText>介绍</w:delText>
          </w:r>
        </w:del>
      </w:ins>
      <w:ins w:id="559" w:author="罗玮" w:date="2025-11-11T19:22:20Z">
        <w:del w:id="560" w:author="徐蕾娜" w:date="2025-11-11T20:01:28Z">
          <w:r>
            <w:rPr/>
            <w:tab/>
          </w:r>
        </w:del>
      </w:ins>
      <w:ins w:id="561" w:author="罗玮" w:date="2025-11-11T19:22:20Z">
        <w:del w:id="562" w:author="徐蕾娜" w:date="2025-11-11T20:01:28Z">
          <w:r>
            <w:rPr/>
            <w:fldChar w:fldCharType="begin"/>
          </w:r>
        </w:del>
      </w:ins>
      <w:ins w:id="563" w:author="罗玮" w:date="2025-11-11T19:22:20Z">
        <w:del w:id="564" w:author="徐蕾娜" w:date="2025-11-11T20:01:28Z">
          <w:r>
            <w:rPr/>
            <w:delInstrText xml:space="preserve"> PAGEREF _Toc19259 \h </w:delInstrText>
          </w:r>
        </w:del>
      </w:ins>
      <w:ins w:id="565" w:author="罗玮" w:date="2025-11-11T19:22:20Z">
        <w:del w:id="566" w:author="徐蕾娜" w:date="2025-11-11T20:01:28Z">
          <w:r>
            <w:rPr/>
            <w:fldChar w:fldCharType="separate"/>
          </w:r>
        </w:del>
      </w:ins>
      <w:ins w:id="567" w:author="罗玮" w:date="2025-11-11T19:22:20Z">
        <w:del w:id="568" w:author="徐蕾娜" w:date="2025-11-11T20:01:28Z">
          <w:r>
            <w:rPr/>
            <w:delText>5</w:delText>
          </w:r>
        </w:del>
      </w:ins>
      <w:ins w:id="569" w:author="罗玮" w:date="2025-11-11T19:22:20Z">
        <w:del w:id="570" w:author="徐蕾娜" w:date="2025-11-11T20:01:28Z">
          <w:r>
            <w:rPr/>
            <w:fldChar w:fldCharType="end"/>
          </w:r>
        </w:del>
      </w:ins>
    </w:p>
    <w:p w14:paraId="12AE500C">
      <w:pPr>
        <w:pStyle w:val="27"/>
        <w:tabs>
          <w:tab w:val="right" w:leader="dot" w:pos="8312"/>
          <w:tab w:val="clear" w:pos="851"/>
          <w:tab w:val="clear" w:pos="8296"/>
        </w:tabs>
        <w:rPr>
          <w:ins w:id="571" w:author="罗玮" w:date="2025-11-11T19:22:20Z"/>
          <w:del w:id="572" w:author="徐蕾娜" w:date="2025-11-11T20:01:28Z"/>
        </w:rPr>
      </w:pPr>
      <w:ins w:id="573" w:author="罗玮" w:date="2025-11-11T19:22:20Z">
        <w:del w:id="574" w:author="徐蕾娜" w:date="2025-11-11T20:01:28Z">
          <w:r>
            <w:rPr>
              <w:rFonts w:asciiTheme="majorEastAsia" w:hAnsiTheme="majorEastAsia" w:eastAsiaTheme="majorEastAsia"/>
              <w:color w:val="auto"/>
            </w:rPr>
            <w:delText xml:space="preserve">1.1 </w:delText>
          </w:r>
        </w:del>
      </w:ins>
      <w:ins w:id="575" w:author="罗玮" w:date="2025-11-11T19:22:20Z">
        <w:del w:id="576" w:author="徐蕾娜" w:date="2025-11-11T20:01:28Z">
          <w:r>
            <w:rPr>
              <w:rFonts w:hint="eastAsia"/>
              <w:color w:val="auto"/>
            </w:rPr>
            <w:delText>目的</w:delText>
          </w:r>
        </w:del>
      </w:ins>
      <w:ins w:id="577" w:author="罗玮" w:date="2025-11-11T19:22:20Z">
        <w:del w:id="578" w:author="徐蕾娜" w:date="2025-11-11T20:01:28Z">
          <w:r>
            <w:rPr/>
            <w:tab/>
          </w:r>
        </w:del>
      </w:ins>
      <w:ins w:id="579" w:author="罗玮" w:date="2025-11-11T19:22:20Z">
        <w:del w:id="580" w:author="徐蕾娜" w:date="2025-11-11T20:01:28Z">
          <w:r>
            <w:rPr/>
            <w:fldChar w:fldCharType="begin"/>
          </w:r>
        </w:del>
      </w:ins>
      <w:ins w:id="581" w:author="罗玮" w:date="2025-11-11T19:22:20Z">
        <w:del w:id="582" w:author="徐蕾娜" w:date="2025-11-11T20:01:28Z">
          <w:r>
            <w:rPr/>
            <w:delInstrText xml:space="preserve"> PAGEREF _Toc11266 \h </w:delInstrText>
          </w:r>
        </w:del>
      </w:ins>
      <w:ins w:id="583" w:author="罗玮" w:date="2025-11-11T19:22:20Z">
        <w:del w:id="584" w:author="徐蕾娜" w:date="2025-11-11T20:01:28Z">
          <w:r>
            <w:rPr/>
            <w:fldChar w:fldCharType="separate"/>
          </w:r>
        </w:del>
      </w:ins>
      <w:ins w:id="585" w:author="罗玮" w:date="2025-11-11T19:22:20Z">
        <w:del w:id="586" w:author="徐蕾娜" w:date="2025-11-11T20:01:28Z">
          <w:r>
            <w:rPr/>
            <w:delText>5</w:delText>
          </w:r>
        </w:del>
      </w:ins>
      <w:ins w:id="587" w:author="罗玮" w:date="2025-11-11T19:22:20Z">
        <w:del w:id="588" w:author="徐蕾娜" w:date="2025-11-11T20:01:28Z">
          <w:r>
            <w:rPr/>
            <w:fldChar w:fldCharType="end"/>
          </w:r>
        </w:del>
      </w:ins>
    </w:p>
    <w:p w14:paraId="36C56463">
      <w:pPr>
        <w:pStyle w:val="27"/>
        <w:tabs>
          <w:tab w:val="right" w:leader="dot" w:pos="8312"/>
          <w:tab w:val="clear" w:pos="851"/>
          <w:tab w:val="clear" w:pos="8296"/>
        </w:tabs>
        <w:rPr>
          <w:ins w:id="589" w:author="罗玮" w:date="2025-11-11T19:22:20Z"/>
          <w:del w:id="590" w:author="徐蕾娜" w:date="2025-11-11T20:01:28Z"/>
        </w:rPr>
      </w:pPr>
      <w:ins w:id="591" w:author="罗玮" w:date="2025-11-11T19:22:20Z">
        <w:del w:id="592" w:author="徐蕾娜" w:date="2025-11-11T20:01:28Z">
          <w:r>
            <w:rPr>
              <w:rFonts w:asciiTheme="majorEastAsia" w:hAnsiTheme="majorEastAsia" w:eastAsiaTheme="majorEastAsia"/>
              <w:color w:val="auto"/>
            </w:rPr>
            <w:delText xml:space="preserve">1.2 </w:delText>
          </w:r>
        </w:del>
      </w:ins>
      <w:ins w:id="593" w:author="罗玮" w:date="2025-11-11T19:22:20Z">
        <w:del w:id="594" w:author="徐蕾娜" w:date="2025-11-11T20:01:28Z">
          <w:r>
            <w:rPr>
              <w:rFonts w:hint="eastAsia"/>
              <w:color w:val="auto"/>
            </w:rPr>
            <w:delText>适用范围</w:delText>
          </w:r>
        </w:del>
      </w:ins>
      <w:ins w:id="595" w:author="罗玮" w:date="2025-11-11T19:22:20Z">
        <w:del w:id="596" w:author="徐蕾娜" w:date="2025-11-11T20:01:28Z">
          <w:r>
            <w:rPr/>
            <w:tab/>
          </w:r>
        </w:del>
      </w:ins>
      <w:ins w:id="597" w:author="罗玮" w:date="2025-11-11T19:22:20Z">
        <w:del w:id="598" w:author="徐蕾娜" w:date="2025-11-11T20:01:28Z">
          <w:r>
            <w:rPr/>
            <w:fldChar w:fldCharType="begin"/>
          </w:r>
        </w:del>
      </w:ins>
      <w:ins w:id="599" w:author="罗玮" w:date="2025-11-11T19:22:20Z">
        <w:del w:id="600" w:author="徐蕾娜" w:date="2025-11-11T20:01:28Z">
          <w:r>
            <w:rPr/>
            <w:delInstrText xml:space="preserve"> PAGEREF _Toc24105 \h </w:delInstrText>
          </w:r>
        </w:del>
      </w:ins>
      <w:ins w:id="601" w:author="罗玮" w:date="2025-11-11T19:22:20Z">
        <w:del w:id="602" w:author="徐蕾娜" w:date="2025-11-11T20:01:28Z">
          <w:r>
            <w:rPr/>
            <w:fldChar w:fldCharType="separate"/>
          </w:r>
        </w:del>
      </w:ins>
      <w:ins w:id="603" w:author="罗玮" w:date="2025-11-11T19:22:20Z">
        <w:del w:id="604" w:author="徐蕾娜" w:date="2025-11-11T20:01:28Z">
          <w:r>
            <w:rPr/>
            <w:delText>5</w:delText>
          </w:r>
        </w:del>
      </w:ins>
      <w:ins w:id="605" w:author="罗玮" w:date="2025-11-11T19:22:20Z">
        <w:del w:id="606" w:author="徐蕾娜" w:date="2025-11-11T20:01:28Z">
          <w:r>
            <w:rPr/>
            <w:fldChar w:fldCharType="end"/>
          </w:r>
        </w:del>
      </w:ins>
    </w:p>
    <w:p w14:paraId="4A5C3D0D">
      <w:pPr>
        <w:pStyle w:val="27"/>
        <w:tabs>
          <w:tab w:val="right" w:leader="dot" w:pos="8312"/>
          <w:tab w:val="clear" w:pos="851"/>
          <w:tab w:val="clear" w:pos="8296"/>
        </w:tabs>
        <w:rPr>
          <w:ins w:id="607" w:author="罗玮" w:date="2025-11-11T19:22:20Z"/>
          <w:del w:id="608" w:author="徐蕾娜" w:date="2025-11-11T20:01:28Z"/>
        </w:rPr>
      </w:pPr>
      <w:ins w:id="609" w:author="罗玮" w:date="2025-11-11T19:22:20Z">
        <w:del w:id="610" w:author="徐蕾娜" w:date="2025-11-11T20:01:28Z">
          <w:r>
            <w:rPr>
              <w:rFonts w:asciiTheme="majorEastAsia" w:hAnsiTheme="majorEastAsia" w:eastAsiaTheme="majorEastAsia"/>
              <w:color w:val="auto"/>
            </w:rPr>
            <w:delText xml:space="preserve">1.3 </w:delText>
          </w:r>
        </w:del>
      </w:ins>
      <w:ins w:id="611" w:author="罗玮" w:date="2025-11-11T19:22:20Z">
        <w:del w:id="612" w:author="徐蕾娜" w:date="2025-11-11T20:01:28Z">
          <w:r>
            <w:rPr>
              <w:rFonts w:hint="eastAsia"/>
              <w:color w:val="auto"/>
            </w:rPr>
            <w:delText>参考文件</w:delText>
          </w:r>
        </w:del>
      </w:ins>
      <w:ins w:id="613" w:author="罗玮" w:date="2025-11-11T19:22:20Z">
        <w:del w:id="614" w:author="徐蕾娜" w:date="2025-11-11T20:01:28Z">
          <w:r>
            <w:rPr/>
            <w:tab/>
          </w:r>
        </w:del>
      </w:ins>
      <w:ins w:id="615" w:author="罗玮" w:date="2025-11-11T19:22:20Z">
        <w:del w:id="616" w:author="徐蕾娜" w:date="2025-11-11T20:01:28Z">
          <w:r>
            <w:rPr/>
            <w:fldChar w:fldCharType="begin"/>
          </w:r>
        </w:del>
      </w:ins>
      <w:ins w:id="617" w:author="罗玮" w:date="2025-11-11T19:22:20Z">
        <w:del w:id="618" w:author="徐蕾娜" w:date="2025-11-11T20:01:28Z">
          <w:r>
            <w:rPr/>
            <w:delInstrText xml:space="preserve"> PAGEREF _Toc877 \h </w:delInstrText>
          </w:r>
        </w:del>
      </w:ins>
      <w:ins w:id="619" w:author="罗玮" w:date="2025-11-11T19:22:20Z">
        <w:del w:id="620" w:author="徐蕾娜" w:date="2025-11-11T20:01:28Z">
          <w:r>
            <w:rPr/>
            <w:fldChar w:fldCharType="separate"/>
          </w:r>
        </w:del>
      </w:ins>
      <w:ins w:id="621" w:author="罗玮" w:date="2025-11-11T19:22:20Z">
        <w:del w:id="622" w:author="徐蕾娜" w:date="2025-11-11T20:01:28Z">
          <w:r>
            <w:rPr/>
            <w:delText>5</w:delText>
          </w:r>
        </w:del>
      </w:ins>
      <w:ins w:id="623" w:author="罗玮" w:date="2025-11-11T19:22:20Z">
        <w:del w:id="624" w:author="徐蕾娜" w:date="2025-11-11T20:01:28Z">
          <w:r>
            <w:rPr/>
            <w:fldChar w:fldCharType="end"/>
          </w:r>
        </w:del>
      </w:ins>
    </w:p>
    <w:p w14:paraId="05BC5822">
      <w:pPr>
        <w:pStyle w:val="27"/>
        <w:tabs>
          <w:tab w:val="right" w:leader="dot" w:pos="8312"/>
          <w:tab w:val="clear" w:pos="851"/>
          <w:tab w:val="clear" w:pos="8296"/>
        </w:tabs>
        <w:rPr>
          <w:ins w:id="625" w:author="罗玮" w:date="2025-11-11T19:22:20Z"/>
          <w:del w:id="626" w:author="徐蕾娜" w:date="2025-11-11T20:01:28Z"/>
        </w:rPr>
      </w:pPr>
      <w:ins w:id="627" w:author="罗玮" w:date="2025-11-11T19:22:20Z">
        <w:del w:id="628" w:author="徐蕾娜" w:date="2025-11-11T20:01:28Z">
          <w:r>
            <w:rPr>
              <w:rFonts w:asciiTheme="majorEastAsia" w:hAnsiTheme="majorEastAsia" w:eastAsiaTheme="majorEastAsia"/>
              <w:color w:val="auto"/>
            </w:rPr>
            <w:delText xml:space="preserve">1.4 </w:delText>
          </w:r>
        </w:del>
      </w:ins>
      <w:ins w:id="629" w:author="罗玮" w:date="2025-11-11T19:22:20Z">
        <w:del w:id="630" w:author="徐蕾娜" w:date="2025-11-11T20:01:28Z">
          <w:r>
            <w:rPr>
              <w:rFonts w:hint="eastAsia"/>
              <w:color w:val="auto"/>
            </w:rPr>
            <w:delText>相关记录</w:delText>
          </w:r>
        </w:del>
      </w:ins>
      <w:ins w:id="631" w:author="罗玮" w:date="2025-11-11T19:22:20Z">
        <w:del w:id="632" w:author="徐蕾娜" w:date="2025-11-11T20:01:28Z">
          <w:r>
            <w:rPr/>
            <w:tab/>
          </w:r>
        </w:del>
      </w:ins>
      <w:ins w:id="633" w:author="罗玮" w:date="2025-11-11T19:22:20Z">
        <w:del w:id="634" w:author="徐蕾娜" w:date="2025-11-11T20:01:28Z">
          <w:r>
            <w:rPr/>
            <w:fldChar w:fldCharType="begin"/>
          </w:r>
        </w:del>
      </w:ins>
      <w:ins w:id="635" w:author="罗玮" w:date="2025-11-11T19:22:20Z">
        <w:del w:id="636" w:author="徐蕾娜" w:date="2025-11-11T20:01:28Z">
          <w:r>
            <w:rPr/>
            <w:delInstrText xml:space="preserve"> PAGEREF _Toc29923 \h </w:delInstrText>
          </w:r>
        </w:del>
      </w:ins>
      <w:ins w:id="637" w:author="罗玮" w:date="2025-11-11T19:22:20Z">
        <w:del w:id="638" w:author="徐蕾娜" w:date="2025-11-11T20:01:28Z">
          <w:r>
            <w:rPr/>
            <w:fldChar w:fldCharType="separate"/>
          </w:r>
        </w:del>
      </w:ins>
      <w:ins w:id="639" w:author="罗玮" w:date="2025-11-11T19:22:20Z">
        <w:del w:id="640" w:author="徐蕾娜" w:date="2025-11-11T20:01:28Z">
          <w:r>
            <w:rPr/>
            <w:delText>5</w:delText>
          </w:r>
        </w:del>
      </w:ins>
      <w:ins w:id="641" w:author="罗玮" w:date="2025-11-11T19:22:20Z">
        <w:del w:id="642" w:author="徐蕾娜" w:date="2025-11-11T20:01:28Z">
          <w:r>
            <w:rPr/>
            <w:fldChar w:fldCharType="end"/>
          </w:r>
        </w:del>
      </w:ins>
    </w:p>
    <w:p w14:paraId="69D7DF80">
      <w:pPr>
        <w:pStyle w:val="22"/>
        <w:tabs>
          <w:tab w:val="right" w:leader="dot" w:pos="8312"/>
          <w:tab w:val="clear" w:pos="284"/>
          <w:tab w:val="clear" w:pos="8296"/>
        </w:tabs>
        <w:rPr>
          <w:ins w:id="643" w:author="罗玮" w:date="2025-11-11T19:22:20Z"/>
          <w:del w:id="644" w:author="徐蕾娜" w:date="2025-11-11T20:01:28Z"/>
        </w:rPr>
      </w:pPr>
      <w:ins w:id="645" w:author="罗玮" w:date="2025-11-11T19:22:20Z">
        <w:del w:id="646" w:author="徐蕾娜" w:date="2025-11-11T20:01:28Z">
          <w:r>
            <w:rPr>
              <w:rFonts w:hint="eastAsia" w:ascii="宋体" w:hAnsi="宋体" w:eastAsia="宋体"/>
              <w:color w:val="000000" w:themeColor="text1"/>
              <w14:textFill>
                <w14:solidFill>
                  <w14:schemeClr w14:val="tx1"/>
                </w14:solidFill>
              </w14:textFill>
            </w:rPr>
            <w:delText xml:space="preserve">2 </w:delText>
          </w:r>
        </w:del>
      </w:ins>
      <w:ins w:id="647" w:author="罗玮" w:date="2025-11-11T19:22:20Z">
        <w:del w:id="648" w:author="徐蕾娜" w:date="2025-11-11T20:01:28Z">
          <w:r>
            <w:rPr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delText>职责</w:delText>
          </w:r>
        </w:del>
      </w:ins>
      <w:ins w:id="649" w:author="罗玮" w:date="2025-11-11T19:22:20Z">
        <w:del w:id="650" w:author="徐蕾娜" w:date="2025-11-11T20:01:28Z">
          <w:r>
            <w:rPr/>
            <w:tab/>
          </w:r>
        </w:del>
      </w:ins>
      <w:ins w:id="651" w:author="罗玮" w:date="2025-11-11T19:22:20Z">
        <w:del w:id="652" w:author="徐蕾娜" w:date="2025-11-11T20:01:28Z">
          <w:r>
            <w:rPr/>
            <w:fldChar w:fldCharType="begin"/>
          </w:r>
        </w:del>
      </w:ins>
      <w:ins w:id="653" w:author="罗玮" w:date="2025-11-11T19:22:20Z">
        <w:del w:id="654" w:author="徐蕾娜" w:date="2025-11-11T20:01:28Z">
          <w:r>
            <w:rPr/>
            <w:delInstrText xml:space="preserve"> PAGEREF _Toc32622 \h </w:delInstrText>
          </w:r>
        </w:del>
      </w:ins>
      <w:ins w:id="655" w:author="罗玮" w:date="2025-11-11T19:22:20Z">
        <w:del w:id="656" w:author="徐蕾娜" w:date="2025-11-11T20:01:28Z">
          <w:r>
            <w:rPr/>
            <w:fldChar w:fldCharType="separate"/>
          </w:r>
        </w:del>
      </w:ins>
      <w:ins w:id="657" w:author="罗玮" w:date="2025-11-11T19:22:20Z">
        <w:del w:id="658" w:author="徐蕾娜" w:date="2025-11-11T20:01:28Z">
          <w:r>
            <w:rPr/>
            <w:delText>6</w:delText>
          </w:r>
        </w:del>
      </w:ins>
      <w:ins w:id="659" w:author="罗玮" w:date="2025-11-11T19:22:20Z">
        <w:del w:id="660" w:author="徐蕾娜" w:date="2025-11-11T20:01:28Z">
          <w:r>
            <w:rPr/>
            <w:fldChar w:fldCharType="end"/>
          </w:r>
        </w:del>
      </w:ins>
    </w:p>
    <w:p w14:paraId="11C139DF">
      <w:pPr>
        <w:pStyle w:val="27"/>
        <w:tabs>
          <w:tab w:val="right" w:leader="dot" w:pos="8312"/>
          <w:tab w:val="clear" w:pos="851"/>
          <w:tab w:val="clear" w:pos="8296"/>
        </w:tabs>
        <w:rPr>
          <w:ins w:id="661" w:author="罗玮" w:date="2025-11-11T19:22:20Z"/>
          <w:del w:id="662" w:author="徐蕾娜" w:date="2025-11-11T20:01:28Z"/>
        </w:rPr>
      </w:pPr>
      <w:ins w:id="663" w:author="罗玮" w:date="2025-11-11T19:22:20Z">
        <w:del w:id="664" w:author="徐蕾娜" w:date="2025-11-11T20:01:28Z">
          <w:r>
            <w:rPr>
              <w:rFonts w:hint="eastAsia" w:asciiTheme="majorEastAsia" w:hAnsiTheme="majorEastAsia" w:eastAsiaTheme="majorEastAsia"/>
              <w:bCs/>
              <w:color w:val="000000" w:themeColor="text1"/>
              <w:kern w:val="2"/>
              <w:szCs w:val="32"/>
              <w14:textFill>
                <w14:solidFill>
                  <w14:schemeClr w14:val="tx1"/>
                </w14:solidFill>
              </w14:textFill>
            </w:rPr>
            <w:delText xml:space="preserve">2.1 </w:delText>
          </w:r>
        </w:del>
      </w:ins>
      <w:ins w:id="665" w:author="罗玮" w:date="2025-11-11T19:22:20Z">
        <w:del w:id="666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000000" w:themeColor="text1"/>
              <w:kern w:val="2"/>
              <w:szCs w:val="32"/>
              <w14:textFill>
                <w14:solidFill>
                  <w14:schemeClr w14:val="tx1"/>
                </w14:solidFill>
              </w14:textFill>
            </w:rPr>
            <w:delText>变更负责人</w:delText>
          </w:r>
        </w:del>
      </w:ins>
      <w:ins w:id="667" w:author="罗玮" w:date="2025-11-11T19:22:20Z">
        <w:del w:id="668" w:author="徐蕾娜" w:date="2025-11-11T20:01:28Z">
          <w:r>
            <w:rPr/>
            <w:tab/>
          </w:r>
        </w:del>
      </w:ins>
      <w:ins w:id="669" w:author="罗玮" w:date="2025-11-11T19:22:20Z">
        <w:del w:id="670" w:author="徐蕾娜" w:date="2025-11-11T20:01:28Z">
          <w:r>
            <w:rPr/>
            <w:fldChar w:fldCharType="begin"/>
          </w:r>
        </w:del>
      </w:ins>
      <w:ins w:id="671" w:author="罗玮" w:date="2025-11-11T19:22:20Z">
        <w:del w:id="672" w:author="徐蕾娜" w:date="2025-11-11T20:01:28Z">
          <w:r>
            <w:rPr/>
            <w:delInstrText xml:space="preserve"> PAGEREF _Toc31477 \h </w:delInstrText>
          </w:r>
        </w:del>
      </w:ins>
      <w:ins w:id="673" w:author="罗玮" w:date="2025-11-11T19:22:20Z">
        <w:del w:id="674" w:author="徐蕾娜" w:date="2025-11-11T20:01:28Z">
          <w:r>
            <w:rPr/>
            <w:fldChar w:fldCharType="separate"/>
          </w:r>
        </w:del>
      </w:ins>
      <w:ins w:id="675" w:author="罗玮" w:date="2025-11-11T19:22:20Z">
        <w:del w:id="676" w:author="徐蕾娜" w:date="2025-11-11T20:01:28Z">
          <w:r>
            <w:rPr/>
            <w:delText>6</w:delText>
          </w:r>
        </w:del>
      </w:ins>
      <w:ins w:id="677" w:author="罗玮" w:date="2025-11-11T19:22:20Z">
        <w:del w:id="678" w:author="徐蕾娜" w:date="2025-11-11T20:01:28Z">
          <w:r>
            <w:rPr/>
            <w:fldChar w:fldCharType="end"/>
          </w:r>
        </w:del>
      </w:ins>
    </w:p>
    <w:p w14:paraId="6F7C47EF">
      <w:pPr>
        <w:pStyle w:val="27"/>
        <w:tabs>
          <w:tab w:val="right" w:leader="dot" w:pos="8312"/>
          <w:tab w:val="clear" w:pos="851"/>
          <w:tab w:val="clear" w:pos="8296"/>
        </w:tabs>
        <w:rPr>
          <w:ins w:id="679" w:author="罗玮" w:date="2025-11-11T19:22:20Z"/>
          <w:del w:id="680" w:author="徐蕾娜" w:date="2025-11-11T20:01:28Z"/>
        </w:rPr>
      </w:pPr>
      <w:ins w:id="681" w:author="罗玮" w:date="2025-11-11T19:22:20Z">
        <w:del w:id="682" w:author="徐蕾娜" w:date="2025-11-11T20:01:28Z">
          <w:r>
            <w:rPr>
              <w:rFonts w:hint="eastAsia" w:asciiTheme="majorEastAsia" w:hAnsiTheme="majorEastAsia" w:eastAsiaTheme="major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delText xml:space="preserve">2.2 </w:delText>
          </w:r>
        </w:del>
      </w:ins>
      <w:ins w:id="683" w:author="罗玮" w:date="2025-11-11T19:22:20Z">
        <w:del w:id="684" w:author="徐蕾娜" w:date="2025-11-11T20:01:28Z">
          <w:r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  <w:delText>变更协调人</w:delText>
          </w:r>
        </w:del>
      </w:ins>
      <w:ins w:id="685" w:author="罗玮" w:date="2025-11-11T19:22:20Z">
        <w:del w:id="686" w:author="徐蕾娜" w:date="2025-11-11T20:01:28Z">
          <w:r>
            <w:rPr/>
            <w:tab/>
          </w:r>
        </w:del>
      </w:ins>
      <w:ins w:id="687" w:author="罗玮" w:date="2025-11-11T19:22:20Z">
        <w:del w:id="688" w:author="徐蕾娜" w:date="2025-11-11T20:01:28Z">
          <w:r>
            <w:rPr/>
            <w:fldChar w:fldCharType="begin"/>
          </w:r>
        </w:del>
      </w:ins>
      <w:ins w:id="689" w:author="罗玮" w:date="2025-11-11T19:22:20Z">
        <w:del w:id="690" w:author="徐蕾娜" w:date="2025-11-11T20:01:28Z">
          <w:r>
            <w:rPr/>
            <w:delInstrText xml:space="preserve"> PAGEREF _Toc20248 \h </w:delInstrText>
          </w:r>
        </w:del>
      </w:ins>
      <w:ins w:id="691" w:author="罗玮" w:date="2025-11-11T19:22:20Z">
        <w:del w:id="692" w:author="徐蕾娜" w:date="2025-11-11T20:01:28Z">
          <w:r>
            <w:rPr/>
            <w:fldChar w:fldCharType="separate"/>
          </w:r>
        </w:del>
      </w:ins>
      <w:ins w:id="693" w:author="罗玮" w:date="2025-11-11T19:22:20Z">
        <w:del w:id="694" w:author="徐蕾娜" w:date="2025-11-11T20:01:28Z">
          <w:r>
            <w:rPr/>
            <w:delText>6</w:delText>
          </w:r>
        </w:del>
      </w:ins>
      <w:ins w:id="695" w:author="罗玮" w:date="2025-11-11T19:22:20Z">
        <w:del w:id="696" w:author="徐蕾娜" w:date="2025-11-11T20:01:28Z">
          <w:r>
            <w:rPr/>
            <w:fldChar w:fldCharType="end"/>
          </w:r>
        </w:del>
      </w:ins>
    </w:p>
    <w:p w14:paraId="1895DF28">
      <w:pPr>
        <w:pStyle w:val="27"/>
        <w:tabs>
          <w:tab w:val="right" w:leader="dot" w:pos="8312"/>
          <w:tab w:val="clear" w:pos="851"/>
          <w:tab w:val="clear" w:pos="8296"/>
        </w:tabs>
        <w:rPr>
          <w:ins w:id="697" w:author="罗玮" w:date="2025-11-11T19:22:20Z"/>
          <w:del w:id="698" w:author="徐蕾娜" w:date="2025-11-11T20:01:28Z"/>
        </w:rPr>
      </w:pPr>
      <w:ins w:id="699" w:author="罗玮" w:date="2025-11-11T19:22:20Z">
        <w:del w:id="700" w:author="徐蕾娜" w:date="2025-11-11T20:01:28Z">
          <w:r>
            <w:rPr>
              <w:rFonts w:hint="eastAsia" w:asciiTheme="majorEastAsia" w:hAnsiTheme="majorEastAsia" w:eastAsiaTheme="major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delText xml:space="preserve">2.3 </w:delText>
          </w:r>
        </w:del>
      </w:ins>
      <w:ins w:id="701" w:author="罗玮" w:date="2025-11-11T19:22:20Z">
        <w:del w:id="702" w:author="徐蕾娜" w:date="2025-11-11T20:01:28Z">
          <w:r>
            <w:rPr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delText>变更控制委员会</w:delText>
          </w:r>
        </w:del>
      </w:ins>
      <w:ins w:id="703" w:author="罗玮" w:date="2025-11-11T19:22:20Z">
        <w:del w:id="704" w:author="徐蕾娜" w:date="2025-11-11T20:01:28Z">
          <w:r>
            <w:rPr/>
            <w:tab/>
          </w:r>
        </w:del>
      </w:ins>
      <w:ins w:id="705" w:author="罗玮" w:date="2025-11-11T19:22:20Z">
        <w:del w:id="706" w:author="徐蕾娜" w:date="2025-11-11T20:01:28Z">
          <w:r>
            <w:rPr/>
            <w:fldChar w:fldCharType="begin"/>
          </w:r>
        </w:del>
      </w:ins>
      <w:ins w:id="707" w:author="罗玮" w:date="2025-11-11T19:22:20Z">
        <w:del w:id="708" w:author="徐蕾娜" w:date="2025-11-11T20:01:28Z">
          <w:r>
            <w:rPr/>
            <w:delInstrText xml:space="preserve"> PAGEREF _Toc30201 \h </w:delInstrText>
          </w:r>
        </w:del>
      </w:ins>
      <w:ins w:id="709" w:author="罗玮" w:date="2025-11-11T19:22:20Z">
        <w:del w:id="710" w:author="徐蕾娜" w:date="2025-11-11T20:01:28Z">
          <w:r>
            <w:rPr/>
            <w:fldChar w:fldCharType="separate"/>
          </w:r>
        </w:del>
      </w:ins>
      <w:ins w:id="711" w:author="罗玮" w:date="2025-11-11T19:22:20Z">
        <w:del w:id="712" w:author="徐蕾娜" w:date="2025-11-11T20:01:28Z">
          <w:r>
            <w:rPr/>
            <w:delText>6</w:delText>
          </w:r>
        </w:del>
      </w:ins>
      <w:ins w:id="713" w:author="罗玮" w:date="2025-11-11T19:22:20Z">
        <w:del w:id="714" w:author="徐蕾娜" w:date="2025-11-11T20:01:28Z">
          <w:r>
            <w:rPr/>
            <w:fldChar w:fldCharType="end"/>
          </w:r>
        </w:del>
      </w:ins>
    </w:p>
    <w:p w14:paraId="4EB893B8">
      <w:pPr>
        <w:pStyle w:val="22"/>
        <w:tabs>
          <w:tab w:val="right" w:leader="dot" w:pos="8312"/>
          <w:tab w:val="clear" w:pos="284"/>
          <w:tab w:val="clear" w:pos="8296"/>
        </w:tabs>
        <w:rPr>
          <w:ins w:id="715" w:author="罗玮" w:date="2025-11-11T19:22:20Z"/>
          <w:del w:id="716" w:author="徐蕾娜" w:date="2025-11-11T20:01:28Z"/>
        </w:rPr>
      </w:pPr>
      <w:ins w:id="717" w:author="罗玮" w:date="2025-11-11T19:22:20Z">
        <w:del w:id="718" w:author="徐蕾娜" w:date="2025-11-11T20:01:28Z">
          <w:r>
            <w:rPr>
              <w:rFonts w:ascii="宋体" w:hAnsi="宋体" w:eastAsia="宋体"/>
              <w:color w:val="auto"/>
            </w:rPr>
            <w:delText xml:space="preserve">3 </w:delText>
          </w:r>
        </w:del>
      </w:ins>
      <w:ins w:id="719" w:author="罗玮" w:date="2025-11-11T19:22:20Z">
        <w:del w:id="720" w:author="徐蕾娜" w:date="2025-11-11T20:01:28Z">
          <w:r>
            <w:rPr>
              <w:rFonts w:hint="eastAsia"/>
              <w:color w:val="auto"/>
            </w:rPr>
            <w:delText>程序</w:delText>
          </w:r>
        </w:del>
      </w:ins>
      <w:ins w:id="721" w:author="罗玮" w:date="2025-11-11T19:22:20Z">
        <w:del w:id="722" w:author="徐蕾娜" w:date="2025-11-11T20:01:28Z">
          <w:r>
            <w:rPr/>
            <w:tab/>
          </w:r>
        </w:del>
      </w:ins>
      <w:ins w:id="723" w:author="罗玮" w:date="2025-11-11T19:22:20Z">
        <w:del w:id="724" w:author="徐蕾娜" w:date="2025-11-11T20:01:28Z">
          <w:r>
            <w:rPr/>
            <w:fldChar w:fldCharType="begin"/>
          </w:r>
        </w:del>
      </w:ins>
      <w:ins w:id="725" w:author="罗玮" w:date="2025-11-11T19:22:20Z">
        <w:del w:id="726" w:author="徐蕾娜" w:date="2025-11-11T20:01:28Z">
          <w:r>
            <w:rPr/>
            <w:delInstrText xml:space="preserve"> PAGEREF _Toc28965 \h </w:delInstrText>
          </w:r>
        </w:del>
      </w:ins>
      <w:ins w:id="727" w:author="罗玮" w:date="2025-11-11T19:22:20Z">
        <w:del w:id="728" w:author="徐蕾娜" w:date="2025-11-11T20:01:28Z">
          <w:r>
            <w:rPr/>
            <w:fldChar w:fldCharType="separate"/>
          </w:r>
        </w:del>
      </w:ins>
      <w:ins w:id="729" w:author="罗玮" w:date="2025-11-11T19:22:20Z">
        <w:del w:id="730" w:author="徐蕾娜" w:date="2025-11-11T20:01:28Z">
          <w:r>
            <w:rPr/>
            <w:delText>8</w:delText>
          </w:r>
        </w:del>
      </w:ins>
      <w:ins w:id="731" w:author="罗玮" w:date="2025-11-11T19:22:20Z">
        <w:del w:id="732" w:author="徐蕾娜" w:date="2025-11-11T20:01:28Z">
          <w:r>
            <w:rPr/>
            <w:fldChar w:fldCharType="end"/>
          </w:r>
        </w:del>
      </w:ins>
    </w:p>
    <w:p w14:paraId="52EC2F19">
      <w:pPr>
        <w:pStyle w:val="27"/>
        <w:tabs>
          <w:tab w:val="right" w:leader="dot" w:pos="8312"/>
          <w:tab w:val="clear" w:pos="851"/>
          <w:tab w:val="clear" w:pos="8296"/>
        </w:tabs>
        <w:rPr>
          <w:ins w:id="733" w:author="罗玮" w:date="2025-11-11T19:22:20Z"/>
          <w:del w:id="734" w:author="徐蕾娜" w:date="2025-11-11T20:01:28Z"/>
        </w:rPr>
      </w:pPr>
      <w:ins w:id="735" w:author="罗玮" w:date="2025-11-11T19:22:20Z">
        <w:del w:id="736" w:author="徐蕾娜" w:date="2025-11-11T20:01:28Z">
          <w:r>
            <w:rPr>
              <w:rFonts w:asciiTheme="majorEastAsia" w:hAnsiTheme="majorEastAsia" w:eastAsiaTheme="majorEastAsia"/>
            </w:rPr>
            <w:delText xml:space="preserve">3.1 </w:delText>
          </w:r>
        </w:del>
      </w:ins>
      <w:ins w:id="737" w:author="罗玮" w:date="2025-11-11T19:22:20Z">
        <w:del w:id="738" w:author="徐蕾娜" w:date="2025-11-11T20:01:28Z">
          <w:r>
            <w:rPr>
              <w:rFonts w:hint="eastAsia"/>
              <w:color w:val="auto"/>
              <w:szCs w:val="21"/>
              <w:lang w:val="en-US" w:eastAsia="zh-CN"/>
            </w:rPr>
            <w:delText>变更的分类</w:delText>
          </w:r>
        </w:del>
      </w:ins>
      <w:ins w:id="739" w:author="罗玮" w:date="2025-11-11T19:22:20Z">
        <w:del w:id="740" w:author="徐蕾娜" w:date="2025-11-11T20:01:28Z">
          <w:r>
            <w:rPr/>
            <w:tab/>
          </w:r>
        </w:del>
      </w:ins>
      <w:ins w:id="741" w:author="罗玮" w:date="2025-11-11T19:22:20Z">
        <w:del w:id="742" w:author="徐蕾娜" w:date="2025-11-11T20:01:28Z">
          <w:r>
            <w:rPr/>
            <w:fldChar w:fldCharType="begin"/>
          </w:r>
        </w:del>
      </w:ins>
      <w:ins w:id="743" w:author="罗玮" w:date="2025-11-11T19:22:20Z">
        <w:del w:id="744" w:author="徐蕾娜" w:date="2025-11-11T20:01:28Z">
          <w:r>
            <w:rPr/>
            <w:delInstrText xml:space="preserve"> PAGEREF _Toc25378 \h </w:delInstrText>
          </w:r>
        </w:del>
      </w:ins>
      <w:ins w:id="745" w:author="罗玮" w:date="2025-11-11T19:22:20Z">
        <w:del w:id="746" w:author="徐蕾娜" w:date="2025-11-11T20:01:28Z">
          <w:r>
            <w:rPr/>
            <w:fldChar w:fldCharType="separate"/>
          </w:r>
        </w:del>
      </w:ins>
      <w:ins w:id="747" w:author="罗玮" w:date="2025-11-11T19:22:20Z">
        <w:del w:id="748" w:author="徐蕾娜" w:date="2025-11-11T20:01:28Z">
          <w:r>
            <w:rPr/>
            <w:delText>8</w:delText>
          </w:r>
        </w:del>
      </w:ins>
      <w:ins w:id="749" w:author="罗玮" w:date="2025-11-11T19:22:20Z">
        <w:del w:id="750" w:author="徐蕾娜" w:date="2025-11-11T20:01:28Z">
          <w:r>
            <w:rPr/>
            <w:fldChar w:fldCharType="end"/>
          </w:r>
        </w:del>
      </w:ins>
    </w:p>
    <w:p w14:paraId="0830FCC2">
      <w:pPr>
        <w:pStyle w:val="27"/>
        <w:tabs>
          <w:tab w:val="right" w:leader="dot" w:pos="8312"/>
          <w:tab w:val="clear" w:pos="851"/>
          <w:tab w:val="clear" w:pos="8296"/>
        </w:tabs>
        <w:rPr>
          <w:ins w:id="751" w:author="罗玮" w:date="2025-11-11T19:22:20Z"/>
          <w:del w:id="752" w:author="徐蕾娜" w:date="2025-11-11T20:01:28Z"/>
        </w:rPr>
      </w:pPr>
      <w:ins w:id="753" w:author="罗玮" w:date="2025-11-11T19:22:20Z">
        <w:del w:id="754" w:author="徐蕾娜" w:date="2025-11-11T20:01:28Z">
          <w:r>
            <w:rPr>
              <w:rFonts w:asciiTheme="majorEastAsia" w:hAnsiTheme="majorEastAsia" w:eastAsiaTheme="majorEastAsia"/>
              <w:color w:val="auto"/>
              <w:szCs w:val="21"/>
            </w:rPr>
            <w:delText xml:space="preserve">3.2 </w:delText>
          </w:r>
        </w:del>
      </w:ins>
      <w:ins w:id="755" w:author="罗玮" w:date="2025-11-11T19:22:20Z">
        <w:del w:id="756" w:author="徐蕾娜" w:date="2025-11-11T20:01:28Z">
          <w:r>
            <w:rPr>
              <w:rFonts w:hint="eastAsia"/>
              <w:color w:val="auto"/>
            </w:rPr>
            <w:delText>变更的</w:delText>
          </w:r>
        </w:del>
      </w:ins>
      <w:ins w:id="757" w:author="罗玮" w:date="2025-11-11T19:22:20Z">
        <w:del w:id="758" w:author="徐蕾娜" w:date="2025-11-11T20:01:28Z">
          <w:r>
            <w:rPr>
              <w:rFonts w:hint="eastAsia"/>
              <w:color w:val="auto"/>
              <w:lang w:val="en-US" w:eastAsia="zh-CN"/>
            </w:rPr>
            <w:delText>命名</w:delText>
          </w:r>
        </w:del>
      </w:ins>
      <w:ins w:id="759" w:author="罗玮" w:date="2025-11-11T19:22:20Z">
        <w:del w:id="760" w:author="徐蕾娜" w:date="2025-11-11T20:01:28Z">
          <w:r>
            <w:rPr/>
            <w:tab/>
          </w:r>
        </w:del>
      </w:ins>
      <w:ins w:id="761" w:author="罗玮" w:date="2025-11-11T19:22:20Z">
        <w:del w:id="762" w:author="徐蕾娜" w:date="2025-11-11T20:01:28Z">
          <w:r>
            <w:rPr/>
            <w:fldChar w:fldCharType="begin"/>
          </w:r>
        </w:del>
      </w:ins>
      <w:ins w:id="763" w:author="罗玮" w:date="2025-11-11T19:22:20Z">
        <w:del w:id="764" w:author="徐蕾娜" w:date="2025-11-11T20:01:28Z">
          <w:r>
            <w:rPr/>
            <w:delInstrText xml:space="preserve"> PAGEREF _Toc2525 \h </w:delInstrText>
          </w:r>
        </w:del>
      </w:ins>
      <w:ins w:id="765" w:author="罗玮" w:date="2025-11-11T19:22:20Z">
        <w:del w:id="766" w:author="徐蕾娜" w:date="2025-11-11T20:01:28Z">
          <w:r>
            <w:rPr/>
            <w:fldChar w:fldCharType="separate"/>
          </w:r>
        </w:del>
      </w:ins>
      <w:ins w:id="767" w:author="罗玮" w:date="2025-11-11T19:22:20Z">
        <w:del w:id="768" w:author="徐蕾娜" w:date="2025-11-11T20:01:28Z">
          <w:r>
            <w:rPr/>
            <w:delText>8</w:delText>
          </w:r>
        </w:del>
      </w:ins>
      <w:ins w:id="769" w:author="罗玮" w:date="2025-11-11T19:22:20Z">
        <w:del w:id="770" w:author="徐蕾娜" w:date="2025-11-11T20:01:28Z">
          <w:r>
            <w:rPr/>
            <w:fldChar w:fldCharType="end"/>
          </w:r>
        </w:del>
      </w:ins>
    </w:p>
    <w:p w14:paraId="4E390940">
      <w:pPr>
        <w:pStyle w:val="27"/>
        <w:tabs>
          <w:tab w:val="right" w:leader="dot" w:pos="8312"/>
          <w:tab w:val="clear" w:pos="851"/>
          <w:tab w:val="clear" w:pos="8296"/>
        </w:tabs>
        <w:rPr>
          <w:ins w:id="771" w:author="罗玮" w:date="2025-11-11T19:22:20Z"/>
          <w:del w:id="772" w:author="徐蕾娜" w:date="2025-11-11T20:01:28Z"/>
        </w:rPr>
      </w:pPr>
      <w:ins w:id="773" w:author="罗玮" w:date="2025-11-11T19:22:20Z">
        <w:del w:id="774" w:author="徐蕾娜" w:date="2025-11-11T20:01:28Z">
          <w:r>
            <w:rPr>
              <w:rFonts w:hint="eastAsia" w:asciiTheme="majorEastAsia" w:hAnsiTheme="majorEastAsia" w:eastAsiaTheme="majorEastAsia"/>
              <w:color w:val="auto"/>
              <w:lang w:val="en-US" w:eastAsia="zh-CN"/>
            </w:rPr>
            <w:delText xml:space="preserve">3.3 </w:delText>
          </w:r>
        </w:del>
      </w:ins>
      <w:ins w:id="775" w:author="罗玮" w:date="2025-11-11T19:22:20Z">
        <w:del w:id="776" w:author="徐蕾娜" w:date="2025-11-11T20:01:28Z">
          <w:r>
            <w:rPr>
              <w:rFonts w:hint="eastAsia"/>
              <w:color w:val="auto"/>
              <w:lang w:val="en-US" w:eastAsia="zh-CN"/>
            </w:rPr>
            <w:delText>变更的提出</w:delText>
          </w:r>
        </w:del>
      </w:ins>
      <w:ins w:id="777" w:author="罗玮" w:date="2025-11-11T19:22:20Z">
        <w:del w:id="778" w:author="徐蕾娜" w:date="2025-11-11T20:01:28Z">
          <w:r>
            <w:rPr/>
            <w:tab/>
          </w:r>
        </w:del>
      </w:ins>
      <w:ins w:id="779" w:author="罗玮" w:date="2025-11-11T19:22:20Z">
        <w:del w:id="780" w:author="徐蕾娜" w:date="2025-11-11T20:01:28Z">
          <w:r>
            <w:rPr/>
            <w:fldChar w:fldCharType="begin"/>
          </w:r>
        </w:del>
      </w:ins>
      <w:ins w:id="781" w:author="罗玮" w:date="2025-11-11T19:22:20Z">
        <w:del w:id="782" w:author="徐蕾娜" w:date="2025-11-11T20:01:28Z">
          <w:r>
            <w:rPr/>
            <w:delInstrText xml:space="preserve"> PAGEREF _Toc27148 \h </w:delInstrText>
          </w:r>
        </w:del>
      </w:ins>
      <w:ins w:id="783" w:author="罗玮" w:date="2025-11-11T19:22:20Z">
        <w:del w:id="784" w:author="徐蕾娜" w:date="2025-11-11T20:01:28Z">
          <w:r>
            <w:rPr/>
            <w:fldChar w:fldCharType="separate"/>
          </w:r>
        </w:del>
      </w:ins>
      <w:ins w:id="785" w:author="罗玮" w:date="2025-11-11T19:22:20Z">
        <w:del w:id="786" w:author="徐蕾娜" w:date="2025-11-11T20:01:28Z">
          <w:r>
            <w:rPr/>
            <w:delText>8</w:delText>
          </w:r>
        </w:del>
      </w:ins>
      <w:ins w:id="787" w:author="罗玮" w:date="2025-11-11T19:22:20Z">
        <w:del w:id="788" w:author="徐蕾娜" w:date="2025-11-11T20:01:28Z">
          <w:r>
            <w:rPr/>
            <w:fldChar w:fldCharType="end"/>
          </w:r>
        </w:del>
      </w:ins>
    </w:p>
    <w:p w14:paraId="068BB426">
      <w:pPr>
        <w:pStyle w:val="27"/>
        <w:tabs>
          <w:tab w:val="right" w:leader="dot" w:pos="8312"/>
          <w:tab w:val="clear" w:pos="851"/>
          <w:tab w:val="clear" w:pos="8296"/>
        </w:tabs>
        <w:rPr>
          <w:ins w:id="789" w:author="罗玮" w:date="2025-11-11T19:22:20Z"/>
          <w:del w:id="790" w:author="徐蕾娜" w:date="2025-11-11T20:01:28Z"/>
        </w:rPr>
      </w:pPr>
      <w:ins w:id="791" w:author="罗玮" w:date="2025-11-11T19:22:20Z">
        <w:del w:id="792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32"/>
            </w:rPr>
            <w:delText xml:space="preserve">3.4 </w:delText>
          </w:r>
        </w:del>
      </w:ins>
      <w:ins w:id="793" w:author="罗玮" w:date="2025-11-11T19:22:20Z">
        <w:del w:id="794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32"/>
            </w:rPr>
            <w:delText>变更请求预审查</w:delText>
          </w:r>
        </w:del>
      </w:ins>
      <w:ins w:id="795" w:author="罗玮" w:date="2025-11-11T19:22:20Z">
        <w:del w:id="796" w:author="徐蕾娜" w:date="2025-11-11T20:01:28Z">
          <w:r>
            <w:rPr/>
            <w:tab/>
          </w:r>
        </w:del>
      </w:ins>
      <w:ins w:id="797" w:author="罗玮" w:date="2025-11-11T19:22:20Z">
        <w:del w:id="798" w:author="徐蕾娜" w:date="2025-11-11T20:01:28Z">
          <w:r>
            <w:rPr/>
            <w:fldChar w:fldCharType="begin"/>
          </w:r>
        </w:del>
      </w:ins>
      <w:ins w:id="799" w:author="罗玮" w:date="2025-11-11T19:22:20Z">
        <w:del w:id="800" w:author="徐蕾娜" w:date="2025-11-11T20:01:28Z">
          <w:r>
            <w:rPr/>
            <w:delInstrText xml:space="preserve"> PAGEREF _Toc11532 \h </w:delInstrText>
          </w:r>
        </w:del>
      </w:ins>
      <w:ins w:id="801" w:author="罗玮" w:date="2025-11-11T19:22:20Z">
        <w:del w:id="802" w:author="徐蕾娜" w:date="2025-11-11T20:01:28Z">
          <w:r>
            <w:rPr/>
            <w:fldChar w:fldCharType="separate"/>
          </w:r>
        </w:del>
      </w:ins>
      <w:ins w:id="803" w:author="罗玮" w:date="2025-11-11T19:22:20Z">
        <w:del w:id="804" w:author="徐蕾娜" w:date="2025-11-11T20:01:28Z">
          <w:r>
            <w:rPr/>
            <w:delText>8</w:delText>
          </w:r>
        </w:del>
      </w:ins>
      <w:ins w:id="805" w:author="罗玮" w:date="2025-11-11T19:22:20Z">
        <w:del w:id="806" w:author="徐蕾娜" w:date="2025-11-11T20:01:28Z">
          <w:r>
            <w:rPr/>
            <w:fldChar w:fldCharType="end"/>
          </w:r>
        </w:del>
      </w:ins>
    </w:p>
    <w:p w14:paraId="276A6334">
      <w:pPr>
        <w:pStyle w:val="27"/>
        <w:tabs>
          <w:tab w:val="right" w:leader="dot" w:pos="8312"/>
          <w:tab w:val="clear" w:pos="851"/>
          <w:tab w:val="clear" w:pos="8296"/>
        </w:tabs>
        <w:rPr>
          <w:ins w:id="807" w:author="罗玮" w:date="2025-11-11T19:22:20Z"/>
          <w:del w:id="808" w:author="徐蕾娜" w:date="2025-11-11T20:01:28Z"/>
        </w:rPr>
      </w:pPr>
      <w:ins w:id="809" w:author="罗玮" w:date="2025-11-11T19:22:20Z">
        <w:del w:id="810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32"/>
            </w:rPr>
            <w:delText xml:space="preserve">3.5 </w:delText>
          </w:r>
        </w:del>
      </w:ins>
      <w:ins w:id="811" w:author="罗玮" w:date="2025-11-11T19:22:20Z">
        <w:del w:id="812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32"/>
            </w:rPr>
            <w:delText>变更请求的接受与拒绝</w:delText>
          </w:r>
        </w:del>
      </w:ins>
      <w:ins w:id="813" w:author="罗玮" w:date="2025-11-11T19:22:20Z">
        <w:del w:id="814" w:author="徐蕾娜" w:date="2025-11-11T20:01:28Z">
          <w:r>
            <w:rPr/>
            <w:tab/>
          </w:r>
        </w:del>
      </w:ins>
      <w:ins w:id="815" w:author="罗玮" w:date="2025-11-11T19:22:20Z">
        <w:del w:id="816" w:author="徐蕾娜" w:date="2025-11-11T20:01:28Z">
          <w:r>
            <w:rPr/>
            <w:fldChar w:fldCharType="begin"/>
          </w:r>
        </w:del>
      </w:ins>
      <w:ins w:id="817" w:author="罗玮" w:date="2025-11-11T19:22:20Z">
        <w:del w:id="818" w:author="徐蕾娜" w:date="2025-11-11T20:01:28Z">
          <w:r>
            <w:rPr/>
            <w:delInstrText xml:space="preserve"> PAGEREF _Toc22353 \h </w:delInstrText>
          </w:r>
        </w:del>
      </w:ins>
      <w:ins w:id="819" w:author="罗玮" w:date="2025-11-11T19:22:20Z">
        <w:del w:id="820" w:author="徐蕾娜" w:date="2025-11-11T20:01:28Z">
          <w:r>
            <w:rPr/>
            <w:fldChar w:fldCharType="separate"/>
          </w:r>
        </w:del>
      </w:ins>
      <w:ins w:id="821" w:author="罗玮" w:date="2025-11-11T19:22:20Z">
        <w:del w:id="822" w:author="徐蕾娜" w:date="2025-11-11T20:01:28Z">
          <w:r>
            <w:rPr/>
            <w:delText>9</w:delText>
          </w:r>
        </w:del>
      </w:ins>
      <w:ins w:id="823" w:author="罗玮" w:date="2025-11-11T19:22:20Z">
        <w:del w:id="824" w:author="徐蕾娜" w:date="2025-11-11T20:01:28Z">
          <w:r>
            <w:rPr/>
            <w:fldChar w:fldCharType="end"/>
          </w:r>
        </w:del>
      </w:ins>
    </w:p>
    <w:p w14:paraId="52E44290">
      <w:pPr>
        <w:pStyle w:val="27"/>
        <w:tabs>
          <w:tab w:val="right" w:leader="dot" w:pos="8312"/>
          <w:tab w:val="clear" w:pos="851"/>
          <w:tab w:val="clear" w:pos="8296"/>
        </w:tabs>
        <w:rPr>
          <w:ins w:id="825" w:author="罗玮" w:date="2025-11-11T19:22:20Z"/>
          <w:del w:id="826" w:author="徐蕾娜" w:date="2025-11-11T20:01:28Z"/>
        </w:rPr>
      </w:pPr>
      <w:ins w:id="827" w:author="罗玮" w:date="2025-11-11T19:22:20Z">
        <w:del w:id="828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szCs w:val="32"/>
            </w:rPr>
            <w:delText xml:space="preserve">3.6 </w:delText>
          </w:r>
        </w:del>
      </w:ins>
      <w:ins w:id="829" w:author="罗玮" w:date="2025-11-11T19:22:20Z">
        <w:del w:id="830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szCs w:val="32"/>
            </w:rPr>
            <w:delText>对产品</w:delText>
          </w:r>
        </w:del>
      </w:ins>
      <w:ins w:id="831" w:author="罗玮" w:date="2025-11-11T19:22:20Z">
        <w:del w:id="832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szCs w:val="32"/>
              <w:lang w:val="en-US" w:eastAsia="zh-CN"/>
            </w:rPr>
            <w:delText>设计</w:delText>
          </w:r>
        </w:del>
      </w:ins>
      <w:ins w:id="833" w:author="罗玮" w:date="2025-11-11T19:22:20Z">
        <w:del w:id="834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szCs w:val="32"/>
            </w:rPr>
            <w:delText>／</w:delText>
          </w:r>
        </w:del>
      </w:ins>
      <w:ins w:id="835" w:author="罗玮" w:date="2025-11-11T19:22:20Z">
        <w:del w:id="836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szCs w:val="32"/>
              <w:lang w:val="en-US" w:eastAsia="zh-CN"/>
            </w:rPr>
            <w:delText>工艺</w:delText>
          </w:r>
        </w:del>
      </w:ins>
      <w:ins w:id="837" w:author="罗玮" w:date="2025-11-11T19:22:20Z">
        <w:del w:id="838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szCs w:val="32"/>
            </w:rPr>
            <w:delText>的变更</w:delText>
          </w:r>
        </w:del>
      </w:ins>
      <w:ins w:id="839" w:author="罗玮" w:date="2025-11-11T19:22:20Z">
        <w:del w:id="840" w:author="徐蕾娜" w:date="2025-11-11T20:01:28Z">
          <w:r>
            <w:rPr/>
            <w:tab/>
          </w:r>
        </w:del>
      </w:ins>
      <w:ins w:id="841" w:author="罗玮" w:date="2025-11-11T19:22:20Z">
        <w:del w:id="842" w:author="徐蕾娜" w:date="2025-11-11T20:01:28Z">
          <w:r>
            <w:rPr/>
            <w:fldChar w:fldCharType="begin"/>
          </w:r>
        </w:del>
      </w:ins>
      <w:ins w:id="843" w:author="罗玮" w:date="2025-11-11T19:22:20Z">
        <w:del w:id="844" w:author="徐蕾娜" w:date="2025-11-11T20:01:28Z">
          <w:r>
            <w:rPr/>
            <w:delInstrText xml:space="preserve"> PAGEREF _Toc25830 \h </w:delInstrText>
          </w:r>
        </w:del>
      </w:ins>
      <w:ins w:id="845" w:author="罗玮" w:date="2025-11-11T19:22:20Z">
        <w:del w:id="846" w:author="徐蕾娜" w:date="2025-11-11T20:01:28Z">
          <w:r>
            <w:rPr/>
            <w:fldChar w:fldCharType="separate"/>
          </w:r>
        </w:del>
      </w:ins>
      <w:ins w:id="847" w:author="罗玮" w:date="2025-11-11T19:22:20Z">
        <w:del w:id="848" w:author="徐蕾娜" w:date="2025-11-11T20:01:28Z">
          <w:r>
            <w:rPr/>
            <w:delText>10</w:delText>
          </w:r>
        </w:del>
      </w:ins>
      <w:ins w:id="849" w:author="罗玮" w:date="2025-11-11T19:22:20Z">
        <w:del w:id="850" w:author="徐蕾娜" w:date="2025-11-11T20:01:28Z">
          <w:r>
            <w:rPr/>
            <w:fldChar w:fldCharType="end"/>
          </w:r>
        </w:del>
      </w:ins>
    </w:p>
    <w:p w14:paraId="19FA986F">
      <w:pPr>
        <w:pStyle w:val="17"/>
        <w:tabs>
          <w:tab w:val="right" w:leader="dot" w:pos="8312"/>
        </w:tabs>
        <w:rPr>
          <w:ins w:id="851" w:author="罗玮" w:date="2025-11-11T19:22:20Z"/>
          <w:del w:id="852" w:author="徐蕾娜" w:date="2025-11-11T20:01:28Z"/>
        </w:rPr>
      </w:pPr>
      <w:ins w:id="853" w:author="罗玮" w:date="2025-11-11T19:22:20Z">
        <w:del w:id="854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28"/>
            </w:rPr>
            <w:delText xml:space="preserve">3.6.1 </w:delText>
          </w:r>
        </w:del>
      </w:ins>
      <w:ins w:id="855" w:author="罗玮" w:date="2025-11-11T19:22:20Z">
        <w:del w:id="856" w:author="徐蕾娜" w:date="2025-11-11T20:01:28Z">
          <w:r>
            <w:rPr>
              <w:rFonts w:hint="eastAsia" w:asciiTheme="majorHAnsi" w:hAnsiTheme="majorHAnsi" w:cstheme="majorBidi"/>
              <w:bCs/>
              <w:color w:val="auto"/>
              <w:kern w:val="2"/>
              <w:szCs w:val="28"/>
              <w:lang w:val="en-US" w:eastAsia="zh-CN"/>
            </w:rPr>
            <w:delText>变更前告知</w:delText>
          </w:r>
        </w:del>
      </w:ins>
      <w:ins w:id="857" w:author="罗玮" w:date="2025-11-11T19:22:20Z">
        <w:del w:id="858" w:author="徐蕾娜" w:date="2025-11-11T20:01:28Z">
          <w:r>
            <w:rPr/>
            <w:tab/>
          </w:r>
        </w:del>
      </w:ins>
      <w:ins w:id="859" w:author="罗玮" w:date="2025-11-11T19:22:20Z">
        <w:del w:id="860" w:author="徐蕾娜" w:date="2025-11-11T20:01:28Z">
          <w:r>
            <w:rPr/>
            <w:fldChar w:fldCharType="begin"/>
          </w:r>
        </w:del>
      </w:ins>
      <w:ins w:id="861" w:author="罗玮" w:date="2025-11-11T19:22:20Z">
        <w:del w:id="862" w:author="徐蕾娜" w:date="2025-11-11T20:01:28Z">
          <w:r>
            <w:rPr/>
            <w:delInstrText xml:space="preserve"> PAGEREF _Toc9321 \h </w:delInstrText>
          </w:r>
        </w:del>
      </w:ins>
      <w:ins w:id="863" w:author="罗玮" w:date="2025-11-11T19:22:20Z">
        <w:del w:id="864" w:author="徐蕾娜" w:date="2025-11-11T20:01:28Z">
          <w:r>
            <w:rPr/>
            <w:fldChar w:fldCharType="separate"/>
          </w:r>
        </w:del>
      </w:ins>
      <w:ins w:id="865" w:author="罗玮" w:date="2025-11-11T19:22:20Z">
        <w:del w:id="866" w:author="徐蕾娜" w:date="2025-11-11T20:01:28Z">
          <w:r>
            <w:rPr/>
            <w:delText>10</w:delText>
          </w:r>
        </w:del>
      </w:ins>
      <w:ins w:id="867" w:author="罗玮" w:date="2025-11-11T19:22:20Z">
        <w:del w:id="868" w:author="徐蕾娜" w:date="2025-11-11T20:01:28Z">
          <w:r>
            <w:rPr/>
            <w:fldChar w:fldCharType="end"/>
          </w:r>
        </w:del>
      </w:ins>
    </w:p>
    <w:p w14:paraId="433BCF32">
      <w:pPr>
        <w:pStyle w:val="17"/>
        <w:tabs>
          <w:tab w:val="right" w:leader="dot" w:pos="8312"/>
        </w:tabs>
        <w:rPr>
          <w:ins w:id="869" w:author="罗玮" w:date="2025-11-11T19:22:20Z"/>
          <w:del w:id="870" w:author="徐蕾娜" w:date="2025-11-11T20:01:28Z"/>
        </w:rPr>
      </w:pPr>
      <w:ins w:id="871" w:author="罗玮" w:date="2025-11-11T19:22:20Z">
        <w:del w:id="872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28"/>
            </w:rPr>
            <w:delText xml:space="preserve">3.6.2 </w:delText>
          </w:r>
        </w:del>
      </w:ins>
      <w:ins w:id="873" w:author="罗玮" w:date="2025-11-11T19:22:20Z">
        <w:del w:id="874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28"/>
            </w:rPr>
            <w:delText>变更的策划</w:delText>
          </w:r>
        </w:del>
      </w:ins>
      <w:ins w:id="875" w:author="罗玮" w:date="2025-11-11T19:22:20Z">
        <w:del w:id="876" w:author="徐蕾娜" w:date="2025-11-11T20:01:28Z">
          <w:r>
            <w:rPr/>
            <w:tab/>
          </w:r>
        </w:del>
      </w:ins>
      <w:ins w:id="877" w:author="罗玮" w:date="2025-11-11T19:22:20Z">
        <w:del w:id="878" w:author="徐蕾娜" w:date="2025-11-11T20:01:28Z">
          <w:r>
            <w:rPr/>
            <w:fldChar w:fldCharType="begin"/>
          </w:r>
        </w:del>
      </w:ins>
      <w:ins w:id="879" w:author="罗玮" w:date="2025-11-11T19:22:20Z">
        <w:del w:id="880" w:author="徐蕾娜" w:date="2025-11-11T20:01:28Z">
          <w:r>
            <w:rPr/>
            <w:delInstrText xml:space="preserve"> PAGEREF _Toc17609 \h </w:delInstrText>
          </w:r>
        </w:del>
      </w:ins>
      <w:ins w:id="881" w:author="罗玮" w:date="2025-11-11T19:22:20Z">
        <w:del w:id="882" w:author="徐蕾娜" w:date="2025-11-11T20:01:28Z">
          <w:r>
            <w:rPr/>
            <w:fldChar w:fldCharType="separate"/>
          </w:r>
        </w:del>
      </w:ins>
      <w:ins w:id="883" w:author="罗玮" w:date="2025-11-11T19:22:20Z">
        <w:del w:id="884" w:author="徐蕾娜" w:date="2025-11-11T20:01:28Z">
          <w:r>
            <w:rPr/>
            <w:delText>10</w:delText>
          </w:r>
        </w:del>
      </w:ins>
      <w:ins w:id="885" w:author="罗玮" w:date="2025-11-11T19:22:20Z">
        <w:del w:id="886" w:author="徐蕾娜" w:date="2025-11-11T20:01:28Z">
          <w:r>
            <w:rPr/>
            <w:fldChar w:fldCharType="end"/>
          </w:r>
        </w:del>
      </w:ins>
    </w:p>
    <w:p w14:paraId="0CA14C26">
      <w:pPr>
        <w:pStyle w:val="17"/>
        <w:tabs>
          <w:tab w:val="right" w:leader="dot" w:pos="8312"/>
        </w:tabs>
        <w:rPr>
          <w:ins w:id="887" w:author="罗玮" w:date="2025-11-11T19:22:20Z"/>
          <w:del w:id="888" w:author="徐蕾娜" w:date="2025-11-11T20:01:28Z"/>
        </w:rPr>
      </w:pPr>
      <w:ins w:id="889" w:author="罗玮" w:date="2025-11-11T19:22:20Z">
        <w:del w:id="890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28"/>
            </w:rPr>
            <w:delText xml:space="preserve">3.6.3 </w:delText>
          </w:r>
        </w:del>
      </w:ins>
      <w:ins w:id="891" w:author="罗玮" w:date="2025-11-11T19:22:20Z">
        <w:del w:id="892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28"/>
            </w:rPr>
            <w:delText>变更策划的评审</w:delText>
          </w:r>
        </w:del>
      </w:ins>
      <w:ins w:id="893" w:author="罗玮" w:date="2025-11-11T19:22:20Z">
        <w:del w:id="894" w:author="徐蕾娜" w:date="2025-11-11T20:01:28Z">
          <w:r>
            <w:rPr/>
            <w:tab/>
          </w:r>
        </w:del>
      </w:ins>
      <w:ins w:id="895" w:author="罗玮" w:date="2025-11-11T19:22:20Z">
        <w:del w:id="896" w:author="徐蕾娜" w:date="2025-11-11T20:01:28Z">
          <w:r>
            <w:rPr/>
            <w:fldChar w:fldCharType="begin"/>
          </w:r>
        </w:del>
      </w:ins>
      <w:ins w:id="897" w:author="罗玮" w:date="2025-11-11T19:22:20Z">
        <w:del w:id="898" w:author="徐蕾娜" w:date="2025-11-11T20:01:28Z">
          <w:r>
            <w:rPr/>
            <w:delInstrText xml:space="preserve"> PAGEREF _Toc16350 \h </w:delInstrText>
          </w:r>
        </w:del>
      </w:ins>
      <w:ins w:id="899" w:author="罗玮" w:date="2025-11-11T19:22:20Z">
        <w:del w:id="900" w:author="徐蕾娜" w:date="2025-11-11T20:01:28Z">
          <w:r>
            <w:rPr/>
            <w:fldChar w:fldCharType="separate"/>
          </w:r>
        </w:del>
      </w:ins>
      <w:ins w:id="901" w:author="罗玮" w:date="2025-11-11T19:22:20Z">
        <w:del w:id="902" w:author="徐蕾娜" w:date="2025-11-11T20:01:28Z">
          <w:r>
            <w:rPr/>
            <w:delText>12</w:delText>
          </w:r>
        </w:del>
      </w:ins>
      <w:ins w:id="903" w:author="罗玮" w:date="2025-11-11T19:22:20Z">
        <w:del w:id="904" w:author="徐蕾娜" w:date="2025-11-11T20:01:28Z">
          <w:r>
            <w:rPr/>
            <w:fldChar w:fldCharType="end"/>
          </w:r>
        </w:del>
      </w:ins>
    </w:p>
    <w:p w14:paraId="2DE512F5">
      <w:pPr>
        <w:pStyle w:val="17"/>
        <w:tabs>
          <w:tab w:val="right" w:leader="dot" w:pos="8312"/>
        </w:tabs>
        <w:rPr>
          <w:ins w:id="905" w:author="罗玮" w:date="2025-11-11T19:22:20Z"/>
          <w:del w:id="906" w:author="徐蕾娜" w:date="2025-11-11T20:01:28Z"/>
        </w:rPr>
      </w:pPr>
      <w:ins w:id="907" w:author="罗玮" w:date="2025-11-11T19:22:20Z">
        <w:del w:id="908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28"/>
            </w:rPr>
            <w:delText xml:space="preserve">3.6.4 </w:delText>
          </w:r>
        </w:del>
      </w:ins>
      <w:ins w:id="909" w:author="罗玮" w:date="2025-11-11T19:22:20Z">
        <w:del w:id="910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28"/>
              <w:lang w:eastAsia="zh-CN"/>
            </w:rPr>
            <w:delText>变更任务</w:delText>
          </w:r>
        </w:del>
      </w:ins>
      <w:ins w:id="911" w:author="罗玮" w:date="2025-11-11T19:22:20Z">
        <w:del w:id="912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28"/>
            </w:rPr>
            <w:delText>的实施</w:delText>
          </w:r>
        </w:del>
      </w:ins>
      <w:ins w:id="913" w:author="罗玮" w:date="2025-11-11T19:22:20Z">
        <w:del w:id="914" w:author="徐蕾娜" w:date="2025-11-11T20:01:28Z">
          <w:r>
            <w:rPr/>
            <w:tab/>
          </w:r>
        </w:del>
      </w:ins>
      <w:ins w:id="915" w:author="罗玮" w:date="2025-11-11T19:22:20Z">
        <w:del w:id="916" w:author="徐蕾娜" w:date="2025-11-11T20:01:28Z">
          <w:r>
            <w:rPr/>
            <w:fldChar w:fldCharType="begin"/>
          </w:r>
        </w:del>
      </w:ins>
      <w:ins w:id="917" w:author="罗玮" w:date="2025-11-11T19:22:20Z">
        <w:del w:id="918" w:author="徐蕾娜" w:date="2025-11-11T20:01:28Z">
          <w:r>
            <w:rPr/>
            <w:delInstrText xml:space="preserve"> PAGEREF _Toc3892 \h </w:delInstrText>
          </w:r>
        </w:del>
      </w:ins>
      <w:ins w:id="919" w:author="罗玮" w:date="2025-11-11T19:22:20Z">
        <w:del w:id="920" w:author="徐蕾娜" w:date="2025-11-11T20:01:28Z">
          <w:r>
            <w:rPr/>
            <w:fldChar w:fldCharType="separate"/>
          </w:r>
        </w:del>
      </w:ins>
      <w:ins w:id="921" w:author="罗玮" w:date="2025-11-11T19:22:20Z">
        <w:del w:id="922" w:author="徐蕾娜" w:date="2025-11-11T20:01:28Z">
          <w:r>
            <w:rPr/>
            <w:delText>12</w:delText>
          </w:r>
        </w:del>
      </w:ins>
      <w:ins w:id="923" w:author="罗玮" w:date="2025-11-11T19:22:20Z">
        <w:del w:id="924" w:author="徐蕾娜" w:date="2025-11-11T20:01:28Z">
          <w:r>
            <w:rPr/>
            <w:fldChar w:fldCharType="end"/>
          </w:r>
        </w:del>
      </w:ins>
    </w:p>
    <w:p w14:paraId="11D53015">
      <w:pPr>
        <w:pStyle w:val="17"/>
        <w:tabs>
          <w:tab w:val="right" w:leader="dot" w:pos="8312"/>
        </w:tabs>
        <w:rPr>
          <w:ins w:id="925" w:author="罗玮" w:date="2025-11-11T19:22:20Z"/>
          <w:del w:id="926" w:author="徐蕾娜" w:date="2025-11-11T20:01:28Z"/>
        </w:rPr>
      </w:pPr>
      <w:ins w:id="927" w:author="罗玮" w:date="2025-11-11T19:22:20Z">
        <w:del w:id="928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28"/>
              <w:lang w:eastAsia="zh-CN"/>
            </w:rPr>
            <w:delText xml:space="preserve">3.6.5 </w:delText>
          </w:r>
        </w:del>
      </w:ins>
      <w:ins w:id="929" w:author="罗玮" w:date="2025-11-11T19:22:20Z">
        <w:del w:id="930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28"/>
              <w:lang w:eastAsia="zh-CN"/>
            </w:rPr>
            <w:delText>变更任务的</w:delText>
          </w:r>
        </w:del>
      </w:ins>
      <w:ins w:id="931" w:author="罗玮" w:date="2025-11-11T19:22:20Z">
        <w:del w:id="932" w:author="徐蕾娜" w:date="2025-11-11T20:01:28Z">
          <w:r>
            <w:rPr>
              <w:rFonts w:hint="eastAsia" w:asciiTheme="majorHAnsi" w:hAnsiTheme="majorHAnsi" w:cstheme="majorBidi"/>
              <w:bCs/>
              <w:color w:val="auto"/>
              <w:kern w:val="2"/>
              <w:szCs w:val="28"/>
              <w:lang w:val="en-US" w:eastAsia="zh-CN"/>
            </w:rPr>
            <w:delText>评审</w:delText>
          </w:r>
        </w:del>
      </w:ins>
      <w:ins w:id="933" w:author="罗玮" w:date="2025-11-11T19:22:20Z">
        <w:del w:id="934" w:author="徐蕾娜" w:date="2025-11-11T20:01:28Z">
          <w:r>
            <w:rPr/>
            <w:tab/>
          </w:r>
        </w:del>
      </w:ins>
      <w:ins w:id="935" w:author="罗玮" w:date="2025-11-11T19:22:20Z">
        <w:del w:id="936" w:author="徐蕾娜" w:date="2025-11-11T20:01:28Z">
          <w:r>
            <w:rPr/>
            <w:fldChar w:fldCharType="begin"/>
          </w:r>
        </w:del>
      </w:ins>
      <w:ins w:id="937" w:author="罗玮" w:date="2025-11-11T19:22:20Z">
        <w:del w:id="938" w:author="徐蕾娜" w:date="2025-11-11T20:01:28Z">
          <w:r>
            <w:rPr/>
            <w:delInstrText xml:space="preserve"> PAGEREF _Toc8161 \h </w:delInstrText>
          </w:r>
        </w:del>
      </w:ins>
      <w:ins w:id="939" w:author="罗玮" w:date="2025-11-11T19:22:20Z">
        <w:del w:id="940" w:author="徐蕾娜" w:date="2025-11-11T20:01:28Z">
          <w:r>
            <w:rPr/>
            <w:fldChar w:fldCharType="separate"/>
          </w:r>
        </w:del>
      </w:ins>
      <w:ins w:id="941" w:author="罗玮" w:date="2025-11-11T19:22:20Z">
        <w:del w:id="942" w:author="徐蕾娜" w:date="2025-11-11T20:01:28Z">
          <w:r>
            <w:rPr/>
            <w:delText>14</w:delText>
          </w:r>
        </w:del>
      </w:ins>
      <w:ins w:id="943" w:author="罗玮" w:date="2025-11-11T19:22:20Z">
        <w:del w:id="944" w:author="徐蕾娜" w:date="2025-11-11T20:01:28Z">
          <w:r>
            <w:rPr/>
            <w:fldChar w:fldCharType="end"/>
          </w:r>
        </w:del>
      </w:ins>
    </w:p>
    <w:p w14:paraId="7C43FA5E">
      <w:pPr>
        <w:pStyle w:val="17"/>
        <w:tabs>
          <w:tab w:val="right" w:leader="dot" w:pos="8312"/>
        </w:tabs>
        <w:rPr>
          <w:ins w:id="945" w:author="罗玮" w:date="2025-11-11T19:22:20Z"/>
          <w:del w:id="946" w:author="徐蕾娜" w:date="2025-11-11T20:01:28Z"/>
        </w:rPr>
      </w:pPr>
      <w:ins w:id="947" w:author="罗玮" w:date="2025-11-11T19:22:20Z">
        <w:del w:id="948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28"/>
            </w:rPr>
            <w:delText xml:space="preserve">3.6.6 </w:delText>
          </w:r>
        </w:del>
      </w:ins>
      <w:ins w:id="949" w:author="罗玮" w:date="2025-11-11T19:22:20Z">
        <w:del w:id="950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28"/>
            </w:rPr>
            <w:delText>变更的导入</w:delText>
          </w:r>
        </w:del>
      </w:ins>
      <w:ins w:id="951" w:author="罗玮" w:date="2025-11-11T19:22:20Z">
        <w:del w:id="952" w:author="徐蕾娜" w:date="2025-11-11T20:01:28Z">
          <w:r>
            <w:rPr/>
            <w:tab/>
          </w:r>
        </w:del>
      </w:ins>
      <w:ins w:id="953" w:author="罗玮" w:date="2025-11-11T19:22:20Z">
        <w:del w:id="954" w:author="徐蕾娜" w:date="2025-11-11T20:01:28Z">
          <w:r>
            <w:rPr/>
            <w:fldChar w:fldCharType="begin"/>
          </w:r>
        </w:del>
      </w:ins>
      <w:ins w:id="955" w:author="罗玮" w:date="2025-11-11T19:22:20Z">
        <w:del w:id="956" w:author="徐蕾娜" w:date="2025-11-11T20:01:28Z">
          <w:r>
            <w:rPr/>
            <w:delInstrText xml:space="preserve"> PAGEREF _Toc28794 \h </w:delInstrText>
          </w:r>
        </w:del>
      </w:ins>
      <w:ins w:id="957" w:author="罗玮" w:date="2025-11-11T19:22:20Z">
        <w:del w:id="958" w:author="徐蕾娜" w:date="2025-11-11T20:01:28Z">
          <w:r>
            <w:rPr/>
            <w:fldChar w:fldCharType="separate"/>
          </w:r>
        </w:del>
      </w:ins>
      <w:ins w:id="959" w:author="罗玮" w:date="2025-11-11T19:22:20Z">
        <w:del w:id="960" w:author="徐蕾娜" w:date="2025-11-11T20:01:28Z">
          <w:r>
            <w:rPr/>
            <w:delText>14</w:delText>
          </w:r>
        </w:del>
      </w:ins>
      <w:ins w:id="961" w:author="罗玮" w:date="2025-11-11T19:22:20Z">
        <w:del w:id="962" w:author="徐蕾娜" w:date="2025-11-11T20:01:28Z">
          <w:r>
            <w:rPr/>
            <w:fldChar w:fldCharType="end"/>
          </w:r>
        </w:del>
      </w:ins>
    </w:p>
    <w:p w14:paraId="7044DF4C">
      <w:pPr>
        <w:pStyle w:val="17"/>
        <w:tabs>
          <w:tab w:val="right" w:leader="dot" w:pos="8312"/>
        </w:tabs>
        <w:rPr>
          <w:ins w:id="963" w:author="罗玮" w:date="2025-11-11T19:22:20Z"/>
          <w:del w:id="964" w:author="徐蕾娜" w:date="2025-11-11T20:01:28Z"/>
        </w:rPr>
      </w:pPr>
      <w:ins w:id="965" w:author="罗玮" w:date="2025-11-11T19:22:20Z">
        <w:del w:id="966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kern w:val="2"/>
              <w:szCs w:val="28"/>
            </w:rPr>
            <w:delText xml:space="preserve">3.6.7 </w:delText>
          </w:r>
        </w:del>
      </w:ins>
      <w:ins w:id="967" w:author="罗玮" w:date="2025-11-11T19:22:20Z">
        <w:del w:id="968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kern w:val="2"/>
              <w:szCs w:val="28"/>
            </w:rPr>
            <w:delText>变更完成</w:delText>
          </w:r>
        </w:del>
      </w:ins>
      <w:ins w:id="969" w:author="罗玮" w:date="2025-11-11T19:22:20Z">
        <w:del w:id="970" w:author="徐蕾娜" w:date="2025-11-11T20:01:28Z">
          <w:r>
            <w:rPr/>
            <w:tab/>
          </w:r>
        </w:del>
      </w:ins>
      <w:ins w:id="971" w:author="罗玮" w:date="2025-11-11T19:22:20Z">
        <w:del w:id="972" w:author="徐蕾娜" w:date="2025-11-11T20:01:28Z">
          <w:r>
            <w:rPr/>
            <w:fldChar w:fldCharType="begin"/>
          </w:r>
        </w:del>
      </w:ins>
      <w:ins w:id="973" w:author="罗玮" w:date="2025-11-11T19:22:20Z">
        <w:del w:id="974" w:author="徐蕾娜" w:date="2025-11-11T20:01:28Z">
          <w:r>
            <w:rPr/>
            <w:delInstrText xml:space="preserve"> PAGEREF _Toc15040 \h </w:delInstrText>
          </w:r>
        </w:del>
      </w:ins>
      <w:ins w:id="975" w:author="罗玮" w:date="2025-11-11T19:22:20Z">
        <w:del w:id="976" w:author="徐蕾娜" w:date="2025-11-11T20:01:28Z">
          <w:r>
            <w:rPr/>
            <w:fldChar w:fldCharType="separate"/>
          </w:r>
        </w:del>
      </w:ins>
      <w:ins w:id="977" w:author="罗玮" w:date="2025-11-11T19:22:20Z">
        <w:del w:id="978" w:author="徐蕾娜" w:date="2025-11-11T20:01:28Z">
          <w:r>
            <w:rPr/>
            <w:delText>14</w:delText>
          </w:r>
        </w:del>
      </w:ins>
      <w:ins w:id="979" w:author="罗玮" w:date="2025-11-11T19:22:20Z">
        <w:del w:id="980" w:author="徐蕾娜" w:date="2025-11-11T20:01:28Z">
          <w:r>
            <w:rPr/>
            <w:fldChar w:fldCharType="end"/>
          </w:r>
        </w:del>
      </w:ins>
    </w:p>
    <w:p w14:paraId="21E2B149">
      <w:pPr>
        <w:pStyle w:val="27"/>
        <w:tabs>
          <w:tab w:val="right" w:leader="dot" w:pos="8312"/>
          <w:tab w:val="clear" w:pos="851"/>
          <w:tab w:val="clear" w:pos="8296"/>
        </w:tabs>
        <w:rPr>
          <w:ins w:id="981" w:author="罗玮" w:date="2025-11-11T19:22:20Z"/>
          <w:del w:id="982" w:author="徐蕾娜" w:date="2025-11-11T20:01:28Z"/>
        </w:rPr>
      </w:pPr>
      <w:ins w:id="983" w:author="罗玮" w:date="2025-11-11T19:22:20Z">
        <w:del w:id="984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szCs w:val="32"/>
            </w:rPr>
            <w:delText xml:space="preserve">3.7 </w:delText>
          </w:r>
        </w:del>
      </w:ins>
      <w:ins w:id="985" w:author="罗玮" w:date="2025-11-11T19:22:20Z">
        <w:del w:id="986" w:author="徐蕾娜" w:date="2025-11-11T20:01:28Z">
          <w:r>
            <w:rPr>
              <w:rFonts w:hint="eastAsia" w:asciiTheme="majorHAnsi" w:hAnsiTheme="majorHAnsi" w:eastAsiaTheme="majorEastAsia" w:cstheme="majorBidi"/>
              <w:bCs/>
              <w:color w:val="auto"/>
              <w:szCs w:val="32"/>
            </w:rPr>
            <w:delText>变更的终止</w:delText>
          </w:r>
        </w:del>
      </w:ins>
      <w:ins w:id="987" w:author="罗玮" w:date="2025-11-11T19:22:20Z">
        <w:del w:id="988" w:author="徐蕾娜" w:date="2025-11-11T20:01:28Z">
          <w:r>
            <w:rPr/>
            <w:tab/>
          </w:r>
        </w:del>
      </w:ins>
      <w:ins w:id="989" w:author="罗玮" w:date="2025-11-11T19:22:20Z">
        <w:del w:id="990" w:author="徐蕾娜" w:date="2025-11-11T20:01:28Z">
          <w:r>
            <w:rPr/>
            <w:fldChar w:fldCharType="begin"/>
          </w:r>
        </w:del>
      </w:ins>
      <w:ins w:id="991" w:author="罗玮" w:date="2025-11-11T19:22:20Z">
        <w:del w:id="992" w:author="徐蕾娜" w:date="2025-11-11T20:01:28Z">
          <w:r>
            <w:rPr/>
            <w:delInstrText xml:space="preserve"> PAGEREF _Toc7151 \h </w:delInstrText>
          </w:r>
        </w:del>
      </w:ins>
      <w:ins w:id="993" w:author="罗玮" w:date="2025-11-11T19:22:20Z">
        <w:del w:id="994" w:author="徐蕾娜" w:date="2025-11-11T20:01:28Z">
          <w:r>
            <w:rPr/>
            <w:fldChar w:fldCharType="separate"/>
          </w:r>
        </w:del>
      </w:ins>
      <w:ins w:id="995" w:author="罗玮" w:date="2025-11-11T19:22:20Z">
        <w:del w:id="996" w:author="徐蕾娜" w:date="2025-11-11T20:01:28Z">
          <w:r>
            <w:rPr/>
            <w:delText>15</w:delText>
          </w:r>
        </w:del>
      </w:ins>
      <w:ins w:id="997" w:author="罗玮" w:date="2025-11-11T19:22:20Z">
        <w:del w:id="998" w:author="徐蕾娜" w:date="2025-11-11T20:01:28Z">
          <w:r>
            <w:rPr/>
            <w:fldChar w:fldCharType="end"/>
          </w:r>
        </w:del>
      </w:ins>
    </w:p>
    <w:p w14:paraId="1CFECC4C">
      <w:pPr>
        <w:pStyle w:val="27"/>
        <w:tabs>
          <w:tab w:val="right" w:leader="dot" w:pos="8312"/>
          <w:tab w:val="clear" w:pos="851"/>
          <w:tab w:val="clear" w:pos="8296"/>
        </w:tabs>
        <w:rPr>
          <w:ins w:id="999" w:author="罗玮" w:date="2025-11-11T19:22:20Z"/>
          <w:del w:id="1000" w:author="徐蕾娜" w:date="2025-11-11T20:01:28Z"/>
        </w:rPr>
      </w:pPr>
      <w:ins w:id="1001" w:author="罗玮" w:date="2025-11-11T19:22:20Z">
        <w:del w:id="1002" w:author="徐蕾娜" w:date="2025-11-11T20:01:28Z">
          <w:r>
            <w:rPr>
              <w:rFonts w:hint="eastAsia" w:asciiTheme="majorEastAsia" w:hAnsiTheme="majorEastAsia" w:eastAsiaTheme="majorEastAsia" w:cstheme="majorBidi"/>
              <w:bCs/>
              <w:color w:val="auto"/>
              <w:szCs w:val="32"/>
            </w:rPr>
            <w:delText xml:space="preserve">3.8 </w:delText>
          </w:r>
        </w:del>
      </w:ins>
      <w:ins w:id="1003" w:author="罗玮" w:date="2025-11-11T19:22:20Z">
        <w:del w:id="1004" w:author="徐蕾娜" w:date="2025-11-11T20:01:28Z">
          <w:r>
            <w:rPr>
              <w:rFonts w:hint="eastAsia" w:cstheme="majorBidi"/>
              <w:bCs/>
              <w:color w:val="auto"/>
              <w:szCs w:val="32"/>
              <w:lang w:val="en-US" w:eastAsia="zh-CN"/>
            </w:rPr>
            <w:delText>数据的利用</w:delText>
          </w:r>
        </w:del>
      </w:ins>
      <w:ins w:id="1005" w:author="罗玮" w:date="2025-11-11T19:22:20Z">
        <w:del w:id="1006" w:author="徐蕾娜" w:date="2025-11-11T20:01:28Z">
          <w:r>
            <w:rPr/>
            <w:tab/>
          </w:r>
        </w:del>
      </w:ins>
      <w:ins w:id="1007" w:author="罗玮" w:date="2025-11-11T19:22:20Z">
        <w:del w:id="1008" w:author="徐蕾娜" w:date="2025-11-11T20:01:28Z">
          <w:r>
            <w:rPr/>
            <w:fldChar w:fldCharType="begin"/>
          </w:r>
        </w:del>
      </w:ins>
      <w:ins w:id="1009" w:author="罗玮" w:date="2025-11-11T19:22:20Z">
        <w:del w:id="1010" w:author="徐蕾娜" w:date="2025-11-11T20:01:28Z">
          <w:r>
            <w:rPr/>
            <w:delInstrText xml:space="preserve"> PAGEREF _Toc7117 \h </w:delInstrText>
          </w:r>
        </w:del>
      </w:ins>
      <w:ins w:id="1011" w:author="罗玮" w:date="2025-11-11T19:22:20Z">
        <w:del w:id="1012" w:author="徐蕾娜" w:date="2025-11-11T20:01:28Z">
          <w:r>
            <w:rPr/>
            <w:fldChar w:fldCharType="separate"/>
          </w:r>
        </w:del>
      </w:ins>
      <w:ins w:id="1013" w:author="罗玮" w:date="2025-11-11T19:22:20Z">
        <w:del w:id="1014" w:author="徐蕾娜" w:date="2025-11-11T20:01:28Z">
          <w:r>
            <w:rPr/>
            <w:delText>15</w:delText>
          </w:r>
        </w:del>
      </w:ins>
      <w:ins w:id="1015" w:author="罗玮" w:date="2025-11-11T19:22:20Z">
        <w:del w:id="1016" w:author="徐蕾娜" w:date="2025-11-11T20:01:28Z">
          <w:r>
            <w:rPr/>
            <w:fldChar w:fldCharType="end"/>
          </w:r>
        </w:del>
      </w:ins>
    </w:p>
    <w:p w14:paraId="2389B17B">
      <w:pPr>
        <w:pStyle w:val="22"/>
        <w:tabs>
          <w:tab w:val="right" w:leader="dot" w:pos="8312"/>
          <w:tab w:val="clear" w:pos="284"/>
          <w:tab w:val="clear" w:pos="8296"/>
        </w:tabs>
        <w:rPr>
          <w:ins w:id="1017" w:author="罗玮" w:date="2025-11-11T19:22:20Z"/>
          <w:del w:id="1018" w:author="徐蕾娜" w:date="2025-11-11T20:01:28Z"/>
        </w:rPr>
      </w:pPr>
      <w:ins w:id="1019" w:author="罗玮" w:date="2025-11-11T19:22:20Z">
        <w:del w:id="1020" w:author="徐蕾娜" w:date="2025-11-11T20:01:28Z">
          <w:r>
            <w:rPr>
              <w:rFonts w:ascii="宋体" w:hAnsi="宋体" w:eastAsia="宋体"/>
              <w:color w:val="auto"/>
            </w:rPr>
            <w:delText xml:space="preserve">4 </w:delText>
          </w:r>
        </w:del>
      </w:ins>
      <w:ins w:id="1021" w:author="罗玮" w:date="2025-11-11T19:22:20Z">
        <w:del w:id="1022" w:author="徐蕾娜" w:date="2025-11-11T20:01:28Z">
          <w:r>
            <w:rPr>
              <w:rFonts w:hint="eastAsia"/>
              <w:color w:val="auto"/>
            </w:rPr>
            <w:delText>附录</w:delText>
          </w:r>
        </w:del>
      </w:ins>
      <w:ins w:id="1023" w:author="罗玮" w:date="2025-11-11T19:22:20Z">
        <w:del w:id="1024" w:author="徐蕾娜" w:date="2025-11-11T20:01:28Z">
          <w:r>
            <w:rPr/>
            <w:tab/>
          </w:r>
        </w:del>
      </w:ins>
      <w:ins w:id="1025" w:author="罗玮" w:date="2025-11-11T19:22:20Z">
        <w:del w:id="1026" w:author="徐蕾娜" w:date="2025-11-11T20:01:28Z">
          <w:r>
            <w:rPr/>
            <w:fldChar w:fldCharType="begin"/>
          </w:r>
        </w:del>
      </w:ins>
      <w:ins w:id="1027" w:author="罗玮" w:date="2025-11-11T19:22:20Z">
        <w:del w:id="1028" w:author="徐蕾娜" w:date="2025-11-11T20:01:28Z">
          <w:r>
            <w:rPr/>
            <w:delInstrText xml:space="preserve"> PAGEREF _Toc18342 \h </w:delInstrText>
          </w:r>
        </w:del>
      </w:ins>
      <w:ins w:id="1029" w:author="罗玮" w:date="2025-11-11T19:22:20Z">
        <w:del w:id="1030" w:author="徐蕾娜" w:date="2025-11-11T20:01:28Z">
          <w:r>
            <w:rPr/>
            <w:fldChar w:fldCharType="separate"/>
          </w:r>
        </w:del>
      </w:ins>
      <w:ins w:id="1031" w:author="罗玮" w:date="2025-11-11T19:22:20Z">
        <w:del w:id="1032" w:author="徐蕾娜" w:date="2025-11-11T20:01:28Z">
          <w:r>
            <w:rPr/>
            <w:delText>16</w:delText>
          </w:r>
        </w:del>
      </w:ins>
      <w:ins w:id="1033" w:author="罗玮" w:date="2025-11-11T19:22:20Z">
        <w:del w:id="1034" w:author="徐蕾娜" w:date="2025-11-11T20:01:28Z">
          <w:r>
            <w:rPr/>
            <w:fldChar w:fldCharType="end"/>
          </w:r>
        </w:del>
      </w:ins>
    </w:p>
    <w:p w14:paraId="389564CE">
      <w:pPr>
        <w:pStyle w:val="22"/>
        <w:tabs>
          <w:tab w:val="right" w:leader="dot" w:pos="8312"/>
          <w:tab w:val="clear" w:pos="284"/>
          <w:tab w:val="clear" w:pos="8296"/>
        </w:tabs>
        <w:rPr>
          <w:ins w:id="1035" w:author="徐蕾娜" w:date="2025-11-11T20:01:28Z"/>
        </w:rPr>
      </w:pPr>
      <w:ins w:id="1036" w:author="徐蕾娜" w:date="2025-11-11T20:01:28Z">
        <w:r>
          <w:rPr>
            <w:rFonts w:hint="eastAsia"/>
            <w:color w:val="auto"/>
          </w:rPr>
          <w:t>更改记录</w:t>
        </w:r>
      </w:ins>
      <w:ins w:id="1037" w:author="徐蕾娜" w:date="2025-11-11T20:01:28Z">
        <w:r>
          <w:rPr/>
          <w:tab/>
        </w:r>
      </w:ins>
      <w:ins w:id="1038" w:author="徐蕾娜" w:date="2025-11-11T20:01:28Z">
        <w:r>
          <w:rPr/>
          <w:fldChar w:fldCharType="begin"/>
        </w:r>
      </w:ins>
      <w:ins w:id="1039" w:author="徐蕾娜" w:date="2025-11-11T20:01:28Z">
        <w:r>
          <w:rPr/>
          <w:instrText xml:space="preserve"> PAGEREF _Toc17666 \h </w:instrText>
        </w:r>
      </w:ins>
      <w:ins w:id="1040" w:author="徐蕾娜" w:date="2025-11-11T20:01:28Z">
        <w:r>
          <w:rPr/>
          <w:fldChar w:fldCharType="separate"/>
        </w:r>
      </w:ins>
      <w:r>
        <w:t>2</w:t>
      </w:r>
      <w:ins w:id="1041" w:author="徐蕾娜" w:date="2025-11-11T20:01:28Z">
        <w:r>
          <w:rPr/>
          <w:fldChar w:fldCharType="end"/>
        </w:r>
      </w:ins>
    </w:p>
    <w:p w14:paraId="01F231D9">
      <w:pPr>
        <w:pStyle w:val="22"/>
        <w:tabs>
          <w:tab w:val="right" w:leader="dot" w:pos="8312"/>
          <w:tab w:val="clear" w:pos="284"/>
          <w:tab w:val="clear" w:pos="8296"/>
        </w:tabs>
        <w:rPr>
          <w:ins w:id="1042" w:author="徐蕾娜" w:date="2025-11-11T20:01:28Z"/>
        </w:rPr>
      </w:pPr>
      <w:ins w:id="1043" w:author="徐蕾娜" w:date="2025-11-11T20:01:28Z">
        <w:r>
          <w:rPr>
            <w:rFonts w:hint="eastAsia"/>
            <w:color w:val="auto"/>
          </w:rPr>
          <w:t>目录</w:t>
        </w:r>
      </w:ins>
      <w:ins w:id="1044" w:author="徐蕾娜" w:date="2025-11-11T20:01:28Z">
        <w:r>
          <w:rPr/>
          <w:tab/>
        </w:r>
      </w:ins>
      <w:ins w:id="1045" w:author="徐蕾娜" w:date="2025-11-11T20:01:28Z">
        <w:r>
          <w:rPr/>
          <w:fldChar w:fldCharType="begin"/>
        </w:r>
      </w:ins>
      <w:ins w:id="1046" w:author="徐蕾娜" w:date="2025-11-11T20:01:28Z">
        <w:r>
          <w:rPr/>
          <w:instrText xml:space="preserve"> PAGEREF _Toc22072 \h </w:instrText>
        </w:r>
      </w:ins>
      <w:ins w:id="1047" w:author="徐蕾娜" w:date="2025-11-11T20:01:28Z">
        <w:r>
          <w:rPr/>
          <w:fldChar w:fldCharType="separate"/>
        </w:r>
      </w:ins>
      <w:r>
        <w:t>3</w:t>
      </w:r>
      <w:ins w:id="1048" w:author="徐蕾娜" w:date="2025-11-11T20:01:28Z">
        <w:r>
          <w:rPr/>
          <w:fldChar w:fldCharType="end"/>
        </w:r>
      </w:ins>
    </w:p>
    <w:p w14:paraId="633AB204">
      <w:pPr>
        <w:pStyle w:val="22"/>
        <w:tabs>
          <w:tab w:val="right" w:leader="dot" w:pos="8312"/>
          <w:tab w:val="clear" w:pos="284"/>
          <w:tab w:val="clear" w:pos="8296"/>
        </w:tabs>
        <w:rPr>
          <w:ins w:id="1049" w:author="徐蕾娜" w:date="2025-11-11T20:01:28Z"/>
        </w:rPr>
      </w:pPr>
      <w:ins w:id="1050" w:author="徐蕾娜" w:date="2025-11-11T20:01:28Z">
        <w:r>
          <w:rPr>
            <w:rFonts w:ascii="宋体" w:hAnsi="宋体" w:eastAsia="宋体"/>
            <w:color w:val="auto"/>
          </w:rPr>
          <w:t xml:space="preserve">1 </w:t>
        </w:r>
      </w:ins>
      <w:ins w:id="1051" w:author="徐蕾娜" w:date="2025-11-11T20:01:28Z">
        <w:r>
          <w:rPr>
            <w:rFonts w:hint="eastAsia"/>
            <w:color w:val="auto"/>
          </w:rPr>
          <w:t>介绍</w:t>
        </w:r>
      </w:ins>
      <w:ins w:id="1052" w:author="徐蕾娜" w:date="2025-11-11T20:01:28Z">
        <w:r>
          <w:rPr/>
          <w:tab/>
        </w:r>
      </w:ins>
      <w:ins w:id="1053" w:author="徐蕾娜" w:date="2025-11-11T20:01:28Z">
        <w:r>
          <w:rPr/>
          <w:fldChar w:fldCharType="begin"/>
        </w:r>
      </w:ins>
      <w:ins w:id="1054" w:author="徐蕾娜" w:date="2025-11-11T20:01:28Z">
        <w:r>
          <w:rPr/>
          <w:instrText xml:space="preserve"> PAGEREF _Toc13327 \h </w:instrText>
        </w:r>
      </w:ins>
      <w:ins w:id="1055" w:author="徐蕾娜" w:date="2025-11-11T20:01:28Z">
        <w:r>
          <w:rPr/>
          <w:fldChar w:fldCharType="separate"/>
        </w:r>
      </w:ins>
      <w:r>
        <w:t>5</w:t>
      </w:r>
      <w:ins w:id="1056" w:author="徐蕾娜" w:date="2025-11-11T20:01:28Z">
        <w:r>
          <w:rPr/>
          <w:fldChar w:fldCharType="end"/>
        </w:r>
      </w:ins>
    </w:p>
    <w:p w14:paraId="58B5A440">
      <w:pPr>
        <w:pStyle w:val="27"/>
        <w:tabs>
          <w:tab w:val="right" w:leader="dot" w:pos="8312"/>
          <w:tab w:val="clear" w:pos="851"/>
          <w:tab w:val="clear" w:pos="8296"/>
        </w:tabs>
        <w:rPr>
          <w:ins w:id="1057" w:author="徐蕾娜" w:date="2025-11-11T20:01:28Z"/>
        </w:rPr>
      </w:pPr>
      <w:ins w:id="1058" w:author="徐蕾娜" w:date="2025-11-11T20:01:28Z">
        <w:r>
          <w:rPr>
            <w:rFonts w:asciiTheme="majorEastAsia" w:hAnsiTheme="majorEastAsia" w:eastAsiaTheme="majorEastAsia"/>
            <w:color w:val="auto"/>
          </w:rPr>
          <w:t xml:space="preserve">1.1 </w:t>
        </w:r>
      </w:ins>
      <w:ins w:id="1059" w:author="徐蕾娜" w:date="2025-11-11T20:01:28Z">
        <w:r>
          <w:rPr>
            <w:rFonts w:hint="eastAsia"/>
            <w:color w:val="auto"/>
          </w:rPr>
          <w:t>目的</w:t>
        </w:r>
      </w:ins>
      <w:ins w:id="1060" w:author="徐蕾娜" w:date="2025-11-11T20:01:28Z">
        <w:r>
          <w:rPr/>
          <w:tab/>
        </w:r>
      </w:ins>
      <w:ins w:id="1061" w:author="徐蕾娜" w:date="2025-11-11T20:01:28Z">
        <w:r>
          <w:rPr/>
          <w:fldChar w:fldCharType="begin"/>
        </w:r>
      </w:ins>
      <w:ins w:id="1062" w:author="徐蕾娜" w:date="2025-11-11T20:01:28Z">
        <w:r>
          <w:rPr/>
          <w:instrText xml:space="preserve"> PAGEREF _Toc29330 \h </w:instrText>
        </w:r>
      </w:ins>
      <w:ins w:id="1063" w:author="徐蕾娜" w:date="2025-11-11T20:01:28Z">
        <w:r>
          <w:rPr/>
          <w:fldChar w:fldCharType="separate"/>
        </w:r>
      </w:ins>
      <w:r>
        <w:t>5</w:t>
      </w:r>
      <w:ins w:id="1064" w:author="徐蕾娜" w:date="2025-11-11T20:01:28Z">
        <w:r>
          <w:rPr/>
          <w:fldChar w:fldCharType="end"/>
        </w:r>
      </w:ins>
    </w:p>
    <w:p w14:paraId="02E44B21">
      <w:pPr>
        <w:pStyle w:val="27"/>
        <w:tabs>
          <w:tab w:val="right" w:leader="dot" w:pos="8312"/>
          <w:tab w:val="clear" w:pos="851"/>
          <w:tab w:val="clear" w:pos="8296"/>
        </w:tabs>
        <w:rPr>
          <w:ins w:id="1065" w:author="徐蕾娜" w:date="2025-11-11T20:01:28Z"/>
        </w:rPr>
      </w:pPr>
      <w:ins w:id="1066" w:author="徐蕾娜" w:date="2025-11-11T20:01:28Z">
        <w:r>
          <w:rPr>
            <w:rFonts w:asciiTheme="majorEastAsia" w:hAnsiTheme="majorEastAsia" w:eastAsiaTheme="majorEastAsia"/>
            <w:color w:val="auto"/>
          </w:rPr>
          <w:t xml:space="preserve">1.2 </w:t>
        </w:r>
      </w:ins>
      <w:ins w:id="1067" w:author="徐蕾娜" w:date="2025-11-11T20:01:28Z">
        <w:r>
          <w:rPr>
            <w:rFonts w:hint="eastAsia"/>
            <w:color w:val="auto"/>
          </w:rPr>
          <w:t>适用范围</w:t>
        </w:r>
      </w:ins>
      <w:ins w:id="1068" w:author="徐蕾娜" w:date="2025-11-11T20:01:28Z">
        <w:r>
          <w:rPr/>
          <w:tab/>
        </w:r>
      </w:ins>
      <w:ins w:id="1069" w:author="徐蕾娜" w:date="2025-11-11T20:01:28Z">
        <w:r>
          <w:rPr/>
          <w:fldChar w:fldCharType="begin"/>
        </w:r>
      </w:ins>
      <w:ins w:id="1070" w:author="徐蕾娜" w:date="2025-11-11T20:01:28Z">
        <w:r>
          <w:rPr/>
          <w:instrText xml:space="preserve"> PAGEREF _Toc18852 \h </w:instrText>
        </w:r>
      </w:ins>
      <w:ins w:id="1071" w:author="徐蕾娜" w:date="2025-11-11T20:01:28Z">
        <w:r>
          <w:rPr/>
          <w:fldChar w:fldCharType="separate"/>
        </w:r>
      </w:ins>
      <w:r>
        <w:t>5</w:t>
      </w:r>
      <w:ins w:id="1072" w:author="徐蕾娜" w:date="2025-11-11T20:01:28Z">
        <w:r>
          <w:rPr/>
          <w:fldChar w:fldCharType="end"/>
        </w:r>
      </w:ins>
    </w:p>
    <w:p w14:paraId="0362982B">
      <w:pPr>
        <w:pStyle w:val="27"/>
        <w:tabs>
          <w:tab w:val="right" w:leader="dot" w:pos="8312"/>
          <w:tab w:val="clear" w:pos="851"/>
          <w:tab w:val="clear" w:pos="8296"/>
        </w:tabs>
        <w:rPr>
          <w:ins w:id="1073" w:author="徐蕾娜" w:date="2025-11-11T20:01:28Z"/>
        </w:rPr>
      </w:pPr>
      <w:ins w:id="1074" w:author="徐蕾娜" w:date="2025-11-11T20:01:28Z">
        <w:r>
          <w:rPr>
            <w:rFonts w:asciiTheme="majorEastAsia" w:hAnsiTheme="majorEastAsia" w:eastAsiaTheme="majorEastAsia"/>
            <w:color w:val="auto"/>
          </w:rPr>
          <w:t xml:space="preserve">1.3 </w:t>
        </w:r>
      </w:ins>
      <w:ins w:id="1075" w:author="徐蕾娜" w:date="2025-11-11T20:01:28Z">
        <w:r>
          <w:rPr>
            <w:rFonts w:hint="eastAsia"/>
            <w:color w:val="auto"/>
          </w:rPr>
          <w:t>参考文件</w:t>
        </w:r>
      </w:ins>
      <w:ins w:id="1076" w:author="徐蕾娜" w:date="2025-11-11T20:01:28Z">
        <w:r>
          <w:rPr/>
          <w:tab/>
        </w:r>
      </w:ins>
      <w:ins w:id="1077" w:author="徐蕾娜" w:date="2025-11-11T20:01:28Z">
        <w:r>
          <w:rPr/>
          <w:fldChar w:fldCharType="begin"/>
        </w:r>
      </w:ins>
      <w:ins w:id="1078" w:author="徐蕾娜" w:date="2025-11-11T20:01:28Z">
        <w:r>
          <w:rPr/>
          <w:instrText xml:space="preserve"> PAGEREF _Toc31884 \h </w:instrText>
        </w:r>
      </w:ins>
      <w:ins w:id="1079" w:author="徐蕾娜" w:date="2025-11-11T20:01:28Z">
        <w:r>
          <w:rPr/>
          <w:fldChar w:fldCharType="separate"/>
        </w:r>
      </w:ins>
      <w:r>
        <w:t>5</w:t>
      </w:r>
      <w:ins w:id="1080" w:author="徐蕾娜" w:date="2025-11-11T20:01:28Z">
        <w:r>
          <w:rPr/>
          <w:fldChar w:fldCharType="end"/>
        </w:r>
      </w:ins>
    </w:p>
    <w:p w14:paraId="0212C2BC">
      <w:pPr>
        <w:pStyle w:val="27"/>
        <w:tabs>
          <w:tab w:val="right" w:leader="dot" w:pos="8312"/>
          <w:tab w:val="clear" w:pos="851"/>
          <w:tab w:val="clear" w:pos="8296"/>
        </w:tabs>
        <w:rPr>
          <w:ins w:id="1081" w:author="徐蕾娜" w:date="2025-11-11T20:01:28Z"/>
        </w:rPr>
      </w:pPr>
      <w:ins w:id="1082" w:author="徐蕾娜" w:date="2025-11-11T20:01:28Z">
        <w:r>
          <w:rPr>
            <w:rFonts w:asciiTheme="majorEastAsia" w:hAnsiTheme="majorEastAsia" w:eastAsiaTheme="majorEastAsia"/>
            <w:color w:val="auto"/>
          </w:rPr>
          <w:t xml:space="preserve">1.4 </w:t>
        </w:r>
      </w:ins>
      <w:ins w:id="1083" w:author="徐蕾娜" w:date="2025-11-11T20:01:28Z">
        <w:r>
          <w:rPr>
            <w:rFonts w:hint="eastAsia"/>
            <w:color w:val="auto"/>
          </w:rPr>
          <w:t>相关记录</w:t>
        </w:r>
      </w:ins>
      <w:ins w:id="1084" w:author="徐蕾娜" w:date="2025-11-11T20:01:28Z">
        <w:r>
          <w:rPr/>
          <w:tab/>
        </w:r>
      </w:ins>
      <w:ins w:id="1085" w:author="徐蕾娜" w:date="2025-11-11T20:01:28Z">
        <w:r>
          <w:rPr/>
          <w:fldChar w:fldCharType="begin"/>
        </w:r>
      </w:ins>
      <w:ins w:id="1086" w:author="徐蕾娜" w:date="2025-11-11T20:01:28Z">
        <w:r>
          <w:rPr/>
          <w:instrText xml:space="preserve"> PAGEREF _Toc11176 \h </w:instrText>
        </w:r>
      </w:ins>
      <w:ins w:id="1087" w:author="徐蕾娜" w:date="2025-11-11T20:01:28Z">
        <w:r>
          <w:rPr/>
          <w:fldChar w:fldCharType="separate"/>
        </w:r>
      </w:ins>
      <w:r>
        <w:t>5</w:t>
      </w:r>
      <w:ins w:id="1088" w:author="徐蕾娜" w:date="2025-11-11T20:01:28Z">
        <w:r>
          <w:rPr/>
          <w:fldChar w:fldCharType="end"/>
        </w:r>
      </w:ins>
    </w:p>
    <w:p w14:paraId="441FCD3F">
      <w:pPr>
        <w:pStyle w:val="22"/>
        <w:tabs>
          <w:tab w:val="right" w:leader="dot" w:pos="8312"/>
          <w:tab w:val="clear" w:pos="284"/>
          <w:tab w:val="clear" w:pos="8296"/>
        </w:tabs>
        <w:rPr>
          <w:ins w:id="1089" w:author="徐蕾娜" w:date="2025-11-11T20:01:28Z"/>
        </w:rPr>
      </w:pPr>
      <w:ins w:id="1090" w:author="徐蕾娜" w:date="2025-11-11T20:01:28Z">
        <w:r>
          <w:rPr>
            <w:rFonts w:hint="eastAsia" w:ascii="宋体" w:hAnsi="宋体" w:eastAsia="宋体"/>
            <w:color w:val="000000" w:themeColor="text1"/>
            <w14:textFill>
              <w14:solidFill>
                <w14:schemeClr w14:val="tx1"/>
              </w14:solidFill>
            </w14:textFill>
          </w:rPr>
          <w:t xml:space="preserve">2 </w:t>
        </w:r>
      </w:ins>
      <w:ins w:id="1091" w:author="徐蕾娜" w:date="2025-11-11T20:01:28Z">
        <w:r>
          <w:rPr>
            <w:rFonts w:hint="eastAsia"/>
            <w:color w:val="000000" w:themeColor="text1"/>
            <w14:textFill>
              <w14:solidFill>
                <w14:schemeClr w14:val="tx1"/>
              </w14:solidFill>
            </w14:textFill>
          </w:rPr>
          <w:t>职责</w:t>
        </w:r>
      </w:ins>
      <w:ins w:id="1092" w:author="徐蕾娜" w:date="2025-11-11T20:01:28Z">
        <w:r>
          <w:rPr/>
          <w:tab/>
        </w:r>
      </w:ins>
      <w:ins w:id="1093" w:author="徐蕾娜" w:date="2025-11-11T20:01:28Z">
        <w:r>
          <w:rPr/>
          <w:fldChar w:fldCharType="begin"/>
        </w:r>
      </w:ins>
      <w:ins w:id="1094" w:author="徐蕾娜" w:date="2025-11-11T20:01:28Z">
        <w:r>
          <w:rPr/>
          <w:instrText xml:space="preserve"> PAGEREF _Toc13893 \h </w:instrText>
        </w:r>
      </w:ins>
      <w:ins w:id="1095" w:author="徐蕾娜" w:date="2025-11-11T20:01:28Z">
        <w:r>
          <w:rPr/>
          <w:fldChar w:fldCharType="separate"/>
        </w:r>
      </w:ins>
      <w:r>
        <w:t>6</w:t>
      </w:r>
      <w:ins w:id="1096" w:author="徐蕾娜" w:date="2025-11-11T20:01:28Z">
        <w:r>
          <w:rPr/>
          <w:fldChar w:fldCharType="end"/>
        </w:r>
      </w:ins>
    </w:p>
    <w:p w14:paraId="0FE909C0">
      <w:pPr>
        <w:pStyle w:val="27"/>
        <w:tabs>
          <w:tab w:val="right" w:leader="dot" w:pos="8312"/>
          <w:tab w:val="clear" w:pos="851"/>
          <w:tab w:val="clear" w:pos="8296"/>
        </w:tabs>
        <w:rPr>
          <w:ins w:id="1097" w:author="徐蕾娜" w:date="2025-11-11T20:01:28Z"/>
        </w:rPr>
      </w:pPr>
      <w:ins w:id="1098" w:author="徐蕾娜" w:date="2025-11-11T20:01:28Z">
        <w:r>
          <w:rPr>
            <w:rFonts w:hint="eastAsia" w:asciiTheme="majorEastAsia" w:hAnsiTheme="majorEastAsia" w:eastAsiaTheme="majorEastAsia"/>
            <w:bCs/>
            <w:color w:val="000000" w:themeColor="text1"/>
            <w:kern w:val="2"/>
            <w:szCs w:val="32"/>
            <w14:textFill>
              <w14:solidFill>
                <w14:schemeClr w14:val="tx1"/>
              </w14:solidFill>
            </w14:textFill>
          </w:rPr>
          <w:t xml:space="preserve">2.1 </w:t>
        </w:r>
      </w:ins>
      <w:ins w:id="1099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000000" w:themeColor="text1"/>
            <w:kern w:val="2"/>
            <w:szCs w:val="32"/>
            <w14:textFill>
              <w14:solidFill>
                <w14:schemeClr w14:val="tx1"/>
              </w14:solidFill>
            </w14:textFill>
          </w:rPr>
          <w:t>变更负责人</w:t>
        </w:r>
      </w:ins>
      <w:ins w:id="1100" w:author="徐蕾娜" w:date="2025-11-11T20:01:28Z">
        <w:r>
          <w:rPr/>
          <w:tab/>
        </w:r>
      </w:ins>
      <w:ins w:id="1101" w:author="徐蕾娜" w:date="2025-11-11T20:01:28Z">
        <w:r>
          <w:rPr/>
          <w:fldChar w:fldCharType="begin"/>
        </w:r>
      </w:ins>
      <w:ins w:id="1102" w:author="徐蕾娜" w:date="2025-11-11T20:01:28Z">
        <w:r>
          <w:rPr/>
          <w:instrText xml:space="preserve"> PAGEREF _Toc16461 \h </w:instrText>
        </w:r>
      </w:ins>
      <w:ins w:id="1103" w:author="徐蕾娜" w:date="2025-11-11T20:01:28Z">
        <w:r>
          <w:rPr/>
          <w:fldChar w:fldCharType="separate"/>
        </w:r>
      </w:ins>
      <w:r>
        <w:t>6</w:t>
      </w:r>
      <w:ins w:id="1104" w:author="徐蕾娜" w:date="2025-11-11T20:01:28Z">
        <w:r>
          <w:rPr/>
          <w:fldChar w:fldCharType="end"/>
        </w:r>
      </w:ins>
    </w:p>
    <w:p w14:paraId="57383F83">
      <w:pPr>
        <w:pStyle w:val="27"/>
        <w:tabs>
          <w:tab w:val="right" w:leader="dot" w:pos="8312"/>
          <w:tab w:val="clear" w:pos="851"/>
          <w:tab w:val="clear" w:pos="8296"/>
        </w:tabs>
        <w:rPr>
          <w:ins w:id="1105" w:author="徐蕾娜" w:date="2025-11-11T20:01:28Z"/>
        </w:rPr>
      </w:pPr>
      <w:ins w:id="1106" w:author="徐蕾娜" w:date="2025-11-11T20:01:28Z">
        <w:r>
          <w:rPr>
            <w:rFonts w:hint="eastAsia" w:asciiTheme="majorEastAsia" w:hAnsiTheme="majorEastAsia" w:eastAsiaTheme="majorEastAsia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w:t xml:space="preserve">2.2 </w:t>
        </w:r>
      </w:ins>
      <w:ins w:id="1107" w:author="徐蕾娜" w:date="2025-11-11T20:01:28Z">
        <w:r>
          <w:rPr>
            <w:rFonts w:hint="eastAsia"/>
            <w:color w:val="000000" w:themeColor="text1"/>
            <w:lang w:val="en-US" w:eastAsia="zh-CN"/>
            <w14:textFill>
              <w14:solidFill>
                <w14:schemeClr w14:val="tx1"/>
              </w14:solidFill>
            </w14:textFill>
          </w:rPr>
          <w:t>变更协调人</w:t>
        </w:r>
      </w:ins>
      <w:ins w:id="1108" w:author="徐蕾娜" w:date="2025-11-11T20:01:28Z">
        <w:r>
          <w:rPr/>
          <w:tab/>
        </w:r>
      </w:ins>
      <w:ins w:id="1109" w:author="徐蕾娜" w:date="2025-11-11T20:01:28Z">
        <w:r>
          <w:rPr/>
          <w:fldChar w:fldCharType="begin"/>
        </w:r>
      </w:ins>
      <w:ins w:id="1110" w:author="徐蕾娜" w:date="2025-11-11T20:01:28Z">
        <w:r>
          <w:rPr/>
          <w:instrText xml:space="preserve"> PAGEREF _Toc3978 \h </w:instrText>
        </w:r>
      </w:ins>
      <w:ins w:id="1111" w:author="徐蕾娜" w:date="2025-11-11T20:01:28Z">
        <w:r>
          <w:rPr/>
          <w:fldChar w:fldCharType="separate"/>
        </w:r>
      </w:ins>
      <w:r>
        <w:t>6</w:t>
      </w:r>
      <w:ins w:id="1112" w:author="徐蕾娜" w:date="2025-11-11T20:01:28Z">
        <w:r>
          <w:rPr/>
          <w:fldChar w:fldCharType="end"/>
        </w:r>
      </w:ins>
    </w:p>
    <w:p w14:paraId="0B8319E2">
      <w:pPr>
        <w:pStyle w:val="27"/>
        <w:tabs>
          <w:tab w:val="right" w:leader="dot" w:pos="8312"/>
          <w:tab w:val="clear" w:pos="851"/>
          <w:tab w:val="clear" w:pos="8296"/>
        </w:tabs>
        <w:rPr>
          <w:ins w:id="1113" w:author="徐蕾娜" w:date="2025-11-11T20:01:28Z"/>
        </w:rPr>
      </w:pPr>
      <w:ins w:id="1114" w:author="徐蕾娜" w:date="2025-11-11T20:01:28Z">
        <w:r>
          <w:rPr>
            <w:rFonts w:hint="eastAsia" w:asciiTheme="majorEastAsia" w:hAnsiTheme="majorEastAsia" w:eastAsiaTheme="majorEastAsia"/>
            <w:color w:val="000000" w:themeColor="text1"/>
            <w14:textFill>
              <w14:solidFill>
                <w14:schemeClr w14:val="tx1"/>
              </w14:solidFill>
            </w14:textFill>
          </w:rPr>
          <w:t xml:space="preserve">2.3 </w:t>
        </w:r>
      </w:ins>
      <w:ins w:id="1115" w:author="徐蕾娜" w:date="2025-11-11T20:01:28Z">
        <w:r>
          <w:rPr>
            <w:rFonts w:hint="eastAsia"/>
            <w:color w:val="000000" w:themeColor="text1"/>
            <w14:textFill>
              <w14:solidFill>
                <w14:schemeClr w14:val="tx1"/>
              </w14:solidFill>
            </w14:textFill>
          </w:rPr>
          <w:t>变更控制委员会</w:t>
        </w:r>
      </w:ins>
      <w:ins w:id="1116" w:author="徐蕾娜" w:date="2025-11-11T20:01:28Z">
        <w:r>
          <w:rPr/>
          <w:tab/>
        </w:r>
      </w:ins>
      <w:ins w:id="1117" w:author="徐蕾娜" w:date="2025-11-11T20:01:28Z">
        <w:r>
          <w:rPr/>
          <w:fldChar w:fldCharType="begin"/>
        </w:r>
      </w:ins>
      <w:ins w:id="1118" w:author="徐蕾娜" w:date="2025-11-11T20:01:28Z">
        <w:r>
          <w:rPr/>
          <w:instrText xml:space="preserve"> PAGEREF _Toc22786 \h </w:instrText>
        </w:r>
      </w:ins>
      <w:ins w:id="1119" w:author="徐蕾娜" w:date="2025-11-11T20:01:28Z">
        <w:r>
          <w:rPr/>
          <w:fldChar w:fldCharType="separate"/>
        </w:r>
      </w:ins>
      <w:r>
        <w:t>6</w:t>
      </w:r>
      <w:ins w:id="1120" w:author="徐蕾娜" w:date="2025-11-11T20:01:28Z">
        <w:r>
          <w:rPr/>
          <w:fldChar w:fldCharType="end"/>
        </w:r>
      </w:ins>
    </w:p>
    <w:p w14:paraId="04B7D083">
      <w:pPr>
        <w:pStyle w:val="22"/>
        <w:tabs>
          <w:tab w:val="right" w:leader="dot" w:pos="8312"/>
          <w:tab w:val="clear" w:pos="284"/>
          <w:tab w:val="clear" w:pos="8296"/>
        </w:tabs>
        <w:rPr>
          <w:ins w:id="1121" w:author="徐蕾娜" w:date="2025-11-11T20:01:28Z"/>
        </w:rPr>
      </w:pPr>
      <w:ins w:id="1122" w:author="徐蕾娜" w:date="2025-11-11T20:01:28Z">
        <w:r>
          <w:rPr>
            <w:rFonts w:ascii="宋体" w:hAnsi="宋体" w:eastAsia="宋体"/>
            <w:color w:val="auto"/>
          </w:rPr>
          <w:t xml:space="preserve">3 </w:t>
        </w:r>
      </w:ins>
      <w:ins w:id="1123" w:author="徐蕾娜" w:date="2025-11-11T20:01:28Z">
        <w:r>
          <w:rPr>
            <w:rFonts w:hint="eastAsia"/>
            <w:color w:val="auto"/>
          </w:rPr>
          <w:t>程序</w:t>
        </w:r>
      </w:ins>
      <w:ins w:id="1124" w:author="徐蕾娜" w:date="2025-11-11T20:01:28Z">
        <w:r>
          <w:rPr/>
          <w:tab/>
        </w:r>
      </w:ins>
      <w:ins w:id="1125" w:author="徐蕾娜" w:date="2025-11-11T20:01:28Z">
        <w:r>
          <w:rPr/>
          <w:fldChar w:fldCharType="begin"/>
        </w:r>
      </w:ins>
      <w:ins w:id="1126" w:author="徐蕾娜" w:date="2025-11-11T20:01:28Z">
        <w:r>
          <w:rPr/>
          <w:instrText xml:space="preserve"> PAGEREF _Toc6530 \h </w:instrText>
        </w:r>
      </w:ins>
      <w:ins w:id="1127" w:author="徐蕾娜" w:date="2025-11-11T20:01:28Z">
        <w:r>
          <w:rPr/>
          <w:fldChar w:fldCharType="separate"/>
        </w:r>
      </w:ins>
      <w:r>
        <w:t>8</w:t>
      </w:r>
      <w:ins w:id="1128" w:author="徐蕾娜" w:date="2025-11-11T20:01:28Z">
        <w:r>
          <w:rPr/>
          <w:fldChar w:fldCharType="end"/>
        </w:r>
      </w:ins>
    </w:p>
    <w:p w14:paraId="01E456C7">
      <w:pPr>
        <w:pStyle w:val="27"/>
        <w:tabs>
          <w:tab w:val="right" w:leader="dot" w:pos="8312"/>
          <w:tab w:val="clear" w:pos="851"/>
          <w:tab w:val="clear" w:pos="8296"/>
        </w:tabs>
        <w:rPr>
          <w:ins w:id="1129" w:author="徐蕾娜" w:date="2025-11-11T20:01:28Z"/>
        </w:rPr>
      </w:pPr>
      <w:ins w:id="1130" w:author="徐蕾娜" w:date="2025-11-11T20:01:28Z">
        <w:r>
          <w:rPr>
            <w:rFonts w:asciiTheme="majorEastAsia" w:hAnsiTheme="majorEastAsia" w:eastAsiaTheme="majorEastAsia"/>
          </w:rPr>
          <w:t xml:space="preserve">3.1 </w:t>
        </w:r>
      </w:ins>
      <w:ins w:id="1131" w:author="徐蕾娜" w:date="2025-11-11T20:01:28Z">
        <w:r>
          <w:rPr>
            <w:rFonts w:hint="eastAsia"/>
            <w:color w:val="auto"/>
            <w:szCs w:val="21"/>
            <w:lang w:val="en-US" w:eastAsia="zh-CN"/>
          </w:rPr>
          <w:t>变更的分类</w:t>
        </w:r>
      </w:ins>
      <w:ins w:id="1132" w:author="徐蕾娜" w:date="2025-11-11T20:01:28Z">
        <w:r>
          <w:rPr/>
          <w:tab/>
        </w:r>
      </w:ins>
      <w:ins w:id="1133" w:author="徐蕾娜" w:date="2025-11-11T20:01:28Z">
        <w:r>
          <w:rPr/>
          <w:fldChar w:fldCharType="begin"/>
        </w:r>
      </w:ins>
      <w:ins w:id="1134" w:author="徐蕾娜" w:date="2025-11-11T20:01:28Z">
        <w:r>
          <w:rPr/>
          <w:instrText xml:space="preserve"> PAGEREF _Toc31229 \h </w:instrText>
        </w:r>
      </w:ins>
      <w:ins w:id="1135" w:author="徐蕾娜" w:date="2025-11-11T20:01:28Z">
        <w:r>
          <w:rPr/>
          <w:fldChar w:fldCharType="separate"/>
        </w:r>
      </w:ins>
      <w:r>
        <w:t>8</w:t>
      </w:r>
      <w:ins w:id="1136" w:author="徐蕾娜" w:date="2025-11-11T20:01:28Z">
        <w:r>
          <w:rPr/>
          <w:fldChar w:fldCharType="end"/>
        </w:r>
      </w:ins>
    </w:p>
    <w:p w14:paraId="66E96BEB">
      <w:pPr>
        <w:pStyle w:val="27"/>
        <w:tabs>
          <w:tab w:val="right" w:leader="dot" w:pos="8312"/>
          <w:tab w:val="clear" w:pos="851"/>
          <w:tab w:val="clear" w:pos="8296"/>
        </w:tabs>
        <w:rPr>
          <w:ins w:id="1137" w:author="徐蕾娜" w:date="2025-11-11T20:01:28Z"/>
        </w:rPr>
      </w:pPr>
      <w:ins w:id="1138" w:author="徐蕾娜" w:date="2025-11-11T20:01:28Z">
        <w:r>
          <w:rPr>
            <w:rFonts w:asciiTheme="majorEastAsia" w:hAnsiTheme="majorEastAsia" w:eastAsiaTheme="majorEastAsia"/>
            <w:color w:val="auto"/>
            <w:szCs w:val="21"/>
          </w:rPr>
          <w:t xml:space="preserve">3.2 </w:t>
        </w:r>
      </w:ins>
      <w:ins w:id="1139" w:author="徐蕾娜" w:date="2025-11-11T20:01:28Z">
        <w:r>
          <w:rPr>
            <w:rFonts w:hint="eastAsia"/>
            <w:color w:val="auto"/>
          </w:rPr>
          <w:t>变更的</w:t>
        </w:r>
      </w:ins>
      <w:ins w:id="1140" w:author="徐蕾娜" w:date="2025-11-11T20:01:28Z">
        <w:r>
          <w:rPr>
            <w:rFonts w:hint="eastAsia"/>
            <w:color w:val="auto"/>
            <w:lang w:val="en-US" w:eastAsia="zh-CN"/>
          </w:rPr>
          <w:t>命名</w:t>
        </w:r>
      </w:ins>
      <w:ins w:id="1141" w:author="徐蕾娜" w:date="2025-11-11T20:01:28Z">
        <w:r>
          <w:rPr/>
          <w:tab/>
        </w:r>
      </w:ins>
      <w:ins w:id="1142" w:author="徐蕾娜" w:date="2025-11-11T20:01:28Z">
        <w:r>
          <w:rPr/>
          <w:fldChar w:fldCharType="begin"/>
        </w:r>
      </w:ins>
      <w:ins w:id="1143" w:author="徐蕾娜" w:date="2025-11-11T20:01:28Z">
        <w:r>
          <w:rPr/>
          <w:instrText xml:space="preserve"> PAGEREF _Toc18565 \h </w:instrText>
        </w:r>
      </w:ins>
      <w:ins w:id="1144" w:author="徐蕾娜" w:date="2025-11-11T20:01:28Z">
        <w:r>
          <w:rPr/>
          <w:fldChar w:fldCharType="separate"/>
        </w:r>
      </w:ins>
      <w:r>
        <w:t>8</w:t>
      </w:r>
      <w:ins w:id="1145" w:author="徐蕾娜" w:date="2025-11-11T20:01:28Z">
        <w:r>
          <w:rPr/>
          <w:fldChar w:fldCharType="end"/>
        </w:r>
      </w:ins>
    </w:p>
    <w:p w14:paraId="24832DBF">
      <w:pPr>
        <w:pStyle w:val="27"/>
        <w:tabs>
          <w:tab w:val="right" w:leader="dot" w:pos="8312"/>
          <w:tab w:val="clear" w:pos="851"/>
          <w:tab w:val="clear" w:pos="8296"/>
        </w:tabs>
        <w:rPr>
          <w:ins w:id="1146" w:author="徐蕾娜" w:date="2025-11-11T20:01:28Z"/>
        </w:rPr>
      </w:pPr>
      <w:ins w:id="1147" w:author="徐蕾娜" w:date="2025-11-11T20:01:28Z">
        <w:r>
          <w:rPr>
            <w:rFonts w:hint="eastAsia" w:asciiTheme="majorEastAsia" w:hAnsiTheme="majorEastAsia" w:eastAsiaTheme="majorEastAsia"/>
            <w:color w:val="auto"/>
            <w:lang w:val="en-US" w:eastAsia="zh-CN"/>
          </w:rPr>
          <w:t xml:space="preserve">3.3 </w:t>
        </w:r>
      </w:ins>
      <w:ins w:id="1148" w:author="徐蕾娜" w:date="2025-11-11T20:01:28Z">
        <w:r>
          <w:rPr>
            <w:rFonts w:hint="eastAsia"/>
            <w:color w:val="auto"/>
            <w:lang w:val="en-US" w:eastAsia="zh-CN"/>
          </w:rPr>
          <w:t>变更的提出</w:t>
        </w:r>
      </w:ins>
      <w:ins w:id="1149" w:author="徐蕾娜" w:date="2025-11-11T20:01:28Z">
        <w:r>
          <w:rPr/>
          <w:tab/>
        </w:r>
      </w:ins>
      <w:ins w:id="1150" w:author="徐蕾娜" w:date="2025-11-11T20:01:28Z">
        <w:r>
          <w:rPr/>
          <w:fldChar w:fldCharType="begin"/>
        </w:r>
      </w:ins>
      <w:ins w:id="1151" w:author="徐蕾娜" w:date="2025-11-11T20:01:28Z">
        <w:r>
          <w:rPr/>
          <w:instrText xml:space="preserve"> PAGEREF _Toc19248 \h </w:instrText>
        </w:r>
      </w:ins>
      <w:ins w:id="1152" w:author="徐蕾娜" w:date="2025-11-11T20:01:28Z">
        <w:r>
          <w:rPr/>
          <w:fldChar w:fldCharType="separate"/>
        </w:r>
      </w:ins>
      <w:r>
        <w:t>8</w:t>
      </w:r>
      <w:ins w:id="1153" w:author="徐蕾娜" w:date="2025-11-11T20:01:28Z">
        <w:r>
          <w:rPr/>
          <w:fldChar w:fldCharType="end"/>
        </w:r>
      </w:ins>
    </w:p>
    <w:p w14:paraId="2130C3FE">
      <w:pPr>
        <w:pStyle w:val="27"/>
        <w:tabs>
          <w:tab w:val="right" w:leader="dot" w:pos="8312"/>
          <w:tab w:val="clear" w:pos="851"/>
          <w:tab w:val="clear" w:pos="8296"/>
        </w:tabs>
        <w:rPr>
          <w:ins w:id="1154" w:author="徐蕾娜" w:date="2025-11-11T20:01:28Z"/>
        </w:rPr>
      </w:pPr>
      <w:ins w:id="1155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32"/>
          </w:rPr>
          <w:t xml:space="preserve">3.4 </w:t>
        </w:r>
      </w:ins>
      <w:ins w:id="1156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32"/>
          </w:rPr>
          <w:t>变更请求预审查</w:t>
        </w:r>
      </w:ins>
      <w:ins w:id="1157" w:author="徐蕾娜" w:date="2025-11-11T20:01:28Z">
        <w:r>
          <w:rPr/>
          <w:tab/>
        </w:r>
      </w:ins>
      <w:ins w:id="1158" w:author="徐蕾娜" w:date="2025-11-11T20:01:28Z">
        <w:r>
          <w:rPr/>
          <w:fldChar w:fldCharType="begin"/>
        </w:r>
      </w:ins>
      <w:ins w:id="1159" w:author="徐蕾娜" w:date="2025-11-11T20:01:28Z">
        <w:r>
          <w:rPr/>
          <w:instrText xml:space="preserve"> PAGEREF _Toc32217 \h </w:instrText>
        </w:r>
      </w:ins>
      <w:ins w:id="1160" w:author="徐蕾娜" w:date="2025-11-11T20:01:28Z">
        <w:r>
          <w:rPr/>
          <w:fldChar w:fldCharType="separate"/>
        </w:r>
      </w:ins>
      <w:r>
        <w:t>8</w:t>
      </w:r>
      <w:ins w:id="1161" w:author="徐蕾娜" w:date="2025-11-11T20:01:28Z">
        <w:r>
          <w:rPr/>
          <w:fldChar w:fldCharType="end"/>
        </w:r>
      </w:ins>
    </w:p>
    <w:p w14:paraId="358A6BD8">
      <w:pPr>
        <w:pStyle w:val="27"/>
        <w:tabs>
          <w:tab w:val="right" w:leader="dot" w:pos="8312"/>
          <w:tab w:val="clear" w:pos="851"/>
          <w:tab w:val="clear" w:pos="8296"/>
        </w:tabs>
        <w:rPr>
          <w:ins w:id="1162" w:author="徐蕾娜" w:date="2025-11-11T20:01:28Z"/>
        </w:rPr>
      </w:pPr>
      <w:ins w:id="1163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32"/>
          </w:rPr>
          <w:t xml:space="preserve">3.5 </w:t>
        </w:r>
      </w:ins>
      <w:ins w:id="1164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32"/>
          </w:rPr>
          <w:t>变更请求的接受与拒绝</w:t>
        </w:r>
      </w:ins>
      <w:ins w:id="1165" w:author="徐蕾娜" w:date="2025-11-11T20:01:28Z">
        <w:r>
          <w:rPr/>
          <w:tab/>
        </w:r>
      </w:ins>
      <w:ins w:id="1166" w:author="徐蕾娜" w:date="2025-11-11T20:01:28Z">
        <w:r>
          <w:rPr/>
          <w:fldChar w:fldCharType="begin"/>
        </w:r>
      </w:ins>
      <w:ins w:id="1167" w:author="徐蕾娜" w:date="2025-11-11T20:01:28Z">
        <w:r>
          <w:rPr/>
          <w:instrText xml:space="preserve"> PAGEREF _Toc26005 \h </w:instrText>
        </w:r>
      </w:ins>
      <w:ins w:id="1168" w:author="徐蕾娜" w:date="2025-11-11T20:01:28Z">
        <w:r>
          <w:rPr/>
          <w:fldChar w:fldCharType="separate"/>
        </w:r>
      </w:ins>
      <w:r>
        <w:t>9</w:t>
      </w:r>
      <w:ins w:id="1169" w:author="徐蕾娜" w:date="2025-11-11T20:01:28Z">
        <w:r>
          <w:rPr/>
          <w:fldChar w:fldCharType="end"/>
        </w:r>
      </w:ins>
    </w:p>
    <w:p w14:paraId="7F39EA2D">
      <w:pPr>
        <w:pStyle w:val="27"/>
        <w:tabs>
          <w:tab w:val="right" w:leader="dot" w:pos="8312"/>
          <w:tab w:val="clear" w:pos="851"/>
          <w:tab w:val="clear" w:pos="8296"/>
        </w:tabs>
        <w:rPr>
          <w:ins w:id="1170" w:author="徐蕾娜" w:date="2025-11-11T20:01:28Z"/>
        </w:rPr>
      </w:pPr>
      <w:ins w:id="1171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t xml:space="preserve">3.6 </w:t>
        </w:r>
      </w:ins>
      <w:ins w:id="117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t>对产品</w:t>
        </w:r>
      </w:ins>
      <w:ins w:id="1173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  <w:lang w:val="en-US" w:eastAsia="zh-CN"/>
          </w:rPr>
          <w:t>设计</w:t>
        </w:r>
      </w:ins>
      <w:ins w:id="1174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t>／</w:t>
        </w:r>
      </w:ins>
      <w:ins w:id="1175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  <w:lang w:val="en-US" w:eastAsia="zh-CN"/>
          </w:rPr>
          <w:t>工艺</w:t>
        </w:r>
      </w:ins>
      <w:ins w:id="1176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t>的变更</w:t>
        </w:r>
      </w:ins>
      <w:ins w:id="1177" w:author="徐蕾娜" w:date="2025-11-11T20:01:28Z">
        <w:r>
          <w:rPr/>
          <w:tab/>
        </w:r>
      </w:ins>
      <w:ins w:id="1178" w:author="徐蕾娜" w:date="2025-11-11T20:01:28Z">
        <w:r>
          <w:rPr/>
          <w:fldChar w:fldCharType="begin"/>
        </w:r>
      </w:ins>
      <w:ins w:id="1179" w:author="徐蕾娜" w:date="2025-11-11T20:01:28Z">
        <w:r>
          <w:rPr/>
          <w:instrText xml:space="preserve"> PAGEREF _Toc24619 \h </w:instrText>
        </w:r>
      </w:ins>
      <w:ins w:id="1180" w:author="徐蕾娜" w:date="2025-11-11T20:01:28Z">
        <w:r>
          <w:rPr/>
          <w:fldChar w:fldCharType="separate"/>
        </w:r>
      </w:ins>
      <w:r>
        <w:t>10</w:t>
      </w:r>
      <w:ins w:id="1181" w:author="徐蕾娜" w:date="2025-11-11T20:01:28Z">
        <w:r>
          <w:rPr/>
          <w:fldChar w:fldCharType="end"/>
        </w:r>
      </w:ins>
    </w:p>
    <w:p w14:paraId="7117D1B1">
      <w:pPr>
        <w:pStyle w:val="17"/>
        <w:tabs>
          <w:tab w:val="right" w:leader="dot" w:pos="8312"/>
        </w:tabs>
        <w:rPr>
          <w:ins w:id="1182" w:author="徐蕾娜" w:date="2025-11-11T20:01:28Z"/>
        </w:rPr>
      </w:pPr>
      <w:ins w:id="1183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t xml:space="preserve">3.6.1 </w:t>
        </w:r>
      </w:ins>
      <w:ins w:id="1184" w:author="徐蕾娜" w:date="2025-11-11T20:01:28Z">
        <w:r>
          <w:rPr>
            <w:rFonts w:hint="eastAsia" w:asciiTheme="majorHAnsi" w:hAnsiTheme="majorHAnsi" w:cstheme="majorBidi"/>
            <w:bCs/>
            <w:color w:val="auto"/>
            <w:kern w:val="2"/>
            <w:szCs w:val="28"/>
            <w:lang w:val="en-US" w:eastAsia="zh-CN"/>
          </w:rPr>
          <w:t>变更前告知</w:t>
        </w:r>
      </w:ins>
      <w:ins w:id="1185" w:author="徐蕾娜" w:date="2025-11-11T20:01:28Z">
        <w:r>
          <w:rPr/>
          <w:tab/>
        </w:r>
      </w:ins>
      <w:ins w:id="1186" w:author="徐蕾娜" w:date="2025-11-11T20:01:28Z">
        <w:r>
          <w:rPr/>
          <w:fldChar w:fldCharType="begin"/>
        </w:r>
      </w:ins>
      <w:ins w:id="1187" w:author="徐蕾娜" w:date="2025-11-11T20:01:28Z">
        <w:r>
          <w:rPr/>
          <w:instrText xml:space="preserve"> PAGEREF _Toc2109 \h </w:instrText>
        </w:r>
      </w:ins>
      <w:ins w:id="1188" w:author="徐蕾娜" w:date="2025-11-11T20:01:28Z">
        <w:r>
          <w:rPr/>
          <w:fldChar w:fldCharType="separate"/>
        </w:r>
      </w:ins>
      <w:r>
        <w:t>10</w:t>
      </w:r>
      <w:ins w:id="1189" w:author="徐蕾娜" w:date="2025-11-11T20:01:28Z">
        <w:r>
          <w:rPr/>
          <w:fldChar w:fldCharType="end"/>
        </w:r>
      </w:ins>
    </w:p>
    <w:p w14:paraId="1C83FE47">
      <w:pPr>
        <w:pStyle w:val="17"/>
        <w:tabs>
          <w:tab w:val="right" w:leader="dot" w:pos="8312"/>
        </w:tabs>
        <w:rPr>
          <w:ins w:id="1190" w:author="徐蕾娜" w:date="2025-11-11T20:01:28Z"/>
        </w:rPr>
      </w:pPr>
      <w:ins w:id="1191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t xml:space="preserve">3.6.2 </w:t>
        </w:r>
      </w:ins>
      <w:ins w:id="119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t>变更的策划</w:t>
        </w:r>
      </w:ins>
      <w:ins w:id="1193" w:author="徐蕾娜" w:date="2025-11-11T20:01:28Z">
        <w:r>
          <w:rPr/>
          <w:tab/>
        </w:r>
      </w:ins>
      <w:ins w:id="1194" w:author="徐蕾娜" w:date="2025-11-11T20:01:28Z">
        <w:r>
          <w:rPr/>
          <w:fldChar w:fldCharType="begin"/>
        </w:r>
      </w:ins>
      <w:ins w:id="1195" w:author="徐蕾娜" w:date="2025-11-11T20:01:28Z">
        <w:r>
          <w:rPr/>
          <w:instrText xml:space="preserve"> PAGEREF _Toc252 \h </w:instrText>
        </w:r>
      </w:ins>
      <w:ins w:id="1196" w:author="徐蕾娜" w:date="2025-11-11T20:01:28Z">
        <w:r>
          <w:rPr/>
          <w:fldChar w:fldCharType="separate"/>
        </w:r>
      </w:ins>
      <w:r>
        <w:t>10</w:t>
      </w:r>
      <w:ins w:id="1197" w:author="徐蕾娜" w:date="2025-11-11T20:01:28Z">
        <w:r>
          <w:rPr/>
          <w:fldChar w:fldCharType="end"/>
        </w:r>
      </w:ins>
    </w:p>
    <w:p w14:paraId="1BD906A0">
      <w:pPr>
        <w:pStyle w:val="17"/>
        <w:tabs>
          <w:tab w:val="right" w:leader="dot" w:pos="8312"/>
        </w:tabs>
        <w:rPr>
          <w:ins w:id="1198" w:author="徐蕾娜" w:date="2025-11-11T20:01:28Z"/>
        </w:rPr>
      </w:pPr>
      <w:ins w:id="1199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t xml:space="preserve">3.6.3 </w:t>
        </w:r>
      </w:ins>
      <w:ins w:id="1200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t>变更策划的评审</w:t>
        </w:r>
      </w:ins>
      <w:ins w:id="1201" w:author="徐蕾娜" w:date="2025-11-11T20:01:28Z">
        <w:r>
          <w:rPr/>
          <w:tab/>
        </w:r>
      </w:ins>
      <w:ins w:id="1202" w:author="徐蕾娜" w:date="2025-11-11T20:01:28Z">
        <w:r>
          <w:rPr/>
          <w:fldChar w:fldCharType="begin"/>
        </w:r>
      </w:ins>
      <w:ins w:id="1203" w:author="徐蕾娜" w:date="2025-11-11T20:01:28Z">
        <w:r>
          <w:rPr/>
          <w:instrText xml:space="preserve"> PAGEREF _Toc23179 \h </w:instrText>
        </w:r>
      </w:ins>
      <w:ins w:id="1204" w:author="徐蕾娜" w:date="2025-11-11T20:01:28Z">
        <w:r>
          <w:rPr/>
          <w:fldChar w:fldCharType="separate"/>
        </w:r>
      </w:ins>
      <w:r>
        <w:t>12</w:t>
      </w:r>
      <w:ins w:id="1205" w:author="徐蕾娜" w:date="2025-11-11T20:01:28Z">
        <w:r>
          <w:rPr/>
          <w:fldChar w:fldCharType="end"/>
        </w:r>
      </w:ins>
    </w:p>
    <w:p w14:paraId="6C5EB71F">
      <w:pPr>
        <w:pStyle w:val="17"/>
        <w:tabs>
          <w:tab w:val="right" w:leader="dot" w:pos="8312"/>
        </w:tabs>
        <w:rPr>
          <w:ins w:id="1206" w:author="徐蕾娜" w:date="2025-11-11T20:01:28Z"/>
        </w:rPr>
      </w:pPr>
      <w:ins w:id="1207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t xml:space="preserve">3.6.4 </w:t>
        </w:r>
      </w:ins>
      <w:ins w:id="1208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  <w:lang w:eastAsia="zh-CN"/>
          </w:rPr>
          <w:t>变更任务</w:t>
        </w:r>
      </w:ins>
      <w:ins w:id="1209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t>的实施</w:t>
        </w:r>
      </w:ins>
      <w:ins w:id="1210" w:author="徐蕾娜" w:date="2025-11-11T20:01:28Z">
        <w:r>
          <w:rPr/>
          <w:tab/>
        </w:r>
      </w:ins>
      <w:ins w:id="1211" w:author="徐蕾娜" w:date="2025-11-11T20:01:28Z">
        <w:r>
          <w:rPr/>
          <w:fldChar w:fldCharType="begin"/>
        </w:r>
      </w:ins>
      <w:ins w:id="1212" w:author="徐蕾娜" w:date="2025-11-11T20:01:28Z">
        <w:r>
          <w:rPr/>
          <w:instrText xml:space="preserve"> PAGEREF _Toc32356 \h </w:instrText>
        </w:r>
      </w:ins>
      <w:ins w:id="1213" w:author="徐蕾娜" w:date="2025-11-11T20:01:28Z">
        <w:r>
          <w:rPr/>
          <w:fldChar w:fldCharType="separate"/>
        </w:r>
      </w:ins>
      <w:r>
        <w:t>12</w:t>
      </w:r>
      <w:ins w:id="1214" w:author="徐蕾娜" w:date="2025-11-11T20:01:28Z">
        <w:r>
          <w:rPr/>
          <w:fldChar w:fldCharType="end"/>
        </w:r>
      </w:ins>
    </w:p>
    <w:p w14:paraId="45E86B4C">
      <w:pPr>
        <w:pStyle w:val="17"/>
        <w:tabs>
          <w:tab w:val="right" w:leader="dot" w:pos="8312"/>
        </w:tabs>
        <w:rPr>
          <w:ins w:id="1215" w:author="徐蕾娜" w:date="2025-11-11T20:01:28Z"/>
        </w:rPr>
      </w:pPr>
      <w:ins w:id="1216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  <w:lang w:eastAsia="zh-CN"/>
          </w:rPr>
          <w:t xml:space="preserve">3.6.5 </w:t>
        </w:r>
      </w:ins>
      <w:ins w:id="1217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  <w:lang w:eastAsia="zh-CN"/>
          </w:rPr>
          <w:t>变更任务的</w:t>
        </w:r>
      </w:ins>
      <w:ins w:id="1218" w:author="徐蕾娜" w:date="2025-11-11T20:01:28Z">
        <w:r>
          <w:rPr>
            <w:rFonts w:hint="eastAsia" w:asciiTheme="majorHAnsi" w:hAnsiTheme="majorHAnsi" w:cstheme="majorBidi"/>
            <w:bCs/>
            <w:color w:val="auto"/>
            <w:kern w:val="2"/>
            <w:szCs w:val="28"/>
            <w:lang w:val="en-US" w:eastAsia="zh-CN"/>
          </w:rPr>
          <w:t>评审</w:t>
        </w:r>
      </w:ins>
      <w:ins w:id="1219" w:author="徐蕾娜" w:date="2025-11-11T20:01:28Z">
        <w:r>
          <w:rPr/>
          <w:tab/>
        </w:r>
      </w:ins>
      <w:ins w:id="1220" w:author="徐蕾娜" w:date="2025-11-11T20:01:28Z">
        <w:r>
          <w:rPr/>
          <w:fldChar w:fldCharType="begin"/>
        </w:r>
      </w:ins>
      <w:ins w:id="1221" w:author="徐蕾娜" w:date="2025-11-11T20:01:28Z">
        <w:r>
          <w:rPr/>
          <w:instrText xml:space="preserve"> PAGEREF _Toc19834 \h </w:instrText>
        </w:r>
      </w:ins>
      <w:ins w:id="1222" w:author="徐蕾娜" w:date="2025-11-11T20:01:28Z">
        <w:r>
          <w:rPr/>
          <w:fldChar w:fldCharType="separate"/>
        </w:r>
      </w:ins>
      <w:r>
        <w:t>14</w:t>
      </w:r>
      <w:ins w:id="1223" w:author="徐蕾娜" w:date="2025-11-11T20:01:28Z">
        <w:r>
          <w:rPr/>
          <w:fldChar w:fldCharType="end"/>
        </w:r>
      </w:ins>
    </w:p>
    <w:p w14:paraId="3333ED8A">
      <w:pPr>
        <w:pStyle w:val="17"/>
        <w:tabs>
          <w:tab w:val="right" w:leader="dot" w:pos="8312"/>
        </w:tabs>
        <w:rPr>
          <w:ins w:id="1224" w:author="徐蕾娜" w:date="2025-11-11T20:01:28Z"/>
        </w:rPr>
      </w:pPr>
      <w:ins w:id="1225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t xml:space="preserve">3.6.6 </w:t>
        </w:r>
      </w:ins>
      <w:ins w:id="1226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t>变更的导入</w:t>
        </w:r>
      </w:ins>
      <w:ins w:id="1227" w:author="徐蕾娜" w:date="2025-11-11T20:01:28Z">
        <w:r>
          <w:rPr/>
          <w:tab/>
        </w:r>
      </w:ins>
      <w:ins w:id="1228" w:author="徐蕾娜" w:date="2025-11-11T20:01:28Z">
        <w:r>
          <w:rPr/>
          <w:fldChar w:fldCharType="begin"/>
        </w:r>
      </w:ins>
      <w:ins w:id="1229" w:author="徐蕾娜" w:date="2025-11-11T20:01:28Z">
        <w:r>
          <w:rPr/>
          <w:instrText xml:space="preserve"> PAGEREF _Toc3015 \h </w:instrText>
        </w:r>
      </w:ins>
      <w:ins w:id="1230" w:author="徐蕾娜" w:date="2025-11-11T20:01:28Z">
        <w:r>
          <w:rPr/>
          <w:fldChar w:fldCharType="separate"/>
        </w:r>
      </w:ins>
      <w:r>
        <w:t>14</w:t>
      </w:r>
      <w:ins w:id="1231" w:author="徐蕾娜" w:date="2025-11-11T20:01:28Z">
        <w:r>
          <w:rPr/>
          <w:fldChar w:fldCharType="end"/>
        </w:r>
      </w:ins>
    </w:p>
    <w:p w14:paraId="5F020707">
      <w:pPr>
        <w:pStyle w:val="17"/>
        <w:tabs>
          <w:tab w:val="right" w:leader="dot" w:pos="8312"/>
        </w:tabs>
        <w:rPr>
          <w:ins w:id="1232" w:author="徐蕾娜" w:date="2025-11-11T20:01:28Z"/>
        </w:rPr>
      </w:pPr>
      <w:ins w:id="1233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kern w:val="2"/>
            <w:szCs w:val="28"/>
          </w:rPr>
          <w:t xml:space="preserve">3.6.7 </w:t>
        </w:r>
      </w:ins>
      <w:ins w:id="1234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kern w:val="2"/>
            <w:szCs w:val="28"/>
          </w:rPr>
          <w:t>变更完成</w:t>
        </w:r>
      </w:ins>
      <w:ins w:id="1235" w:author="徐蕾娜" w:date="2025-11-11T20:01:28Z">
        <w:r>
          <w:rPr/>
          <w:tab/>
        </w:r>
      </w:ins>
      <w:ins w:id="1236" w:author="徐蕾娜" w:date="2025-11-11T20:01:28Z">
        <w:r>
          <w:rPr/>
          <w:fldChar w:fldCharType="begin"/>
        </w:r>
      </w:ins>
      <w:ins w:id="1237" w:author="徐蕾娜" w:date="2025-11-11T20:01:28Z">
        <w:r>
          <w:rPr/>
          <w:instrText xml:space="preserve"> PAGEREF _Toc31714 \h </w:instrText>
        </w:r>
      </w:ins>
      <w:ins w:id="1238" w:author="徐蕾娜" w:date="2025-11-11T20:01:28Z">
        <w:r>
          <w:rPr/>
          <w:fldChar w:fldCharType="separate"/>
        </w:r>
      </w:ins>
      <w:r>
        <w:t>14</w:t>
      </w:r>
      <w:ins w:id="1239" w:author="徐蕾娜" w:date="2025-11-11T20:01:28Z">
        <w:r>
          <w:rPr/>
          <w:fldChar w:fldCharType="end"/>
        </w:r>
      </w:ins>
    </w:p>
    <w:p w14:paraId="034777E0">
      <w:pPr>
        <w:pStyle w:val="27"/>
        <w:tabs>
          <w:tab w:val="right" w:leader="dot" w:pos="8312"/>
          <w:tab w:val="clear" w:pos="851"/>
          <w:tab w:val="clear" w:pos="8296"/>
        </w:tabs>
        <w:rPr>
          <w:ins w:id="1240" w:author="徐蕾娜" w:date="2025-11-11T20:01:28Z"/>
        </w:rPr>
      </w:pPr>
      <w:ins w:id="1241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t xml:space="preserve">3.7 </w:t>
        </w:r>
      </w:ins>
      <w:ins w:id="1242" w:author="徐蕾娜" w:date="2025-11-11T20:01:28Z">
        <w:r>
          <w:rPr>
            <w:rFonts w:hint="eastAsia" w:asciiTheme="majorHAnsi" w:hAnsiTheme="majorHAnsi" w:eastAsiaTheme="majorEastAsia" w:cstheme="majorBidi"/>
            <w:bCs/>
            <w:color w:val="auto"/>
            <w:szCs w:val="32"/>
          </w:rPr>
          <w:t>变更的终止</w:t>
        </w:r>
      </w:ins>
      <w:ins w:id="1243" w:author="徐蕾娜" w:date="2025-11-11T20:01:28Z">
        <w:r>
          <w:rPr/>
          <w:tab/>
        </w:r>
      </w:ins>
      <w:ins w:id="1244" w:author="徐蕾娜" w:date="2025-11-11T20:01:28Z">
        <w:r>
          <w:rPr/>
          <w:fldChar w:fldCharType="begin"/>
        </w:r>
      </w:ins>
      <w:ins w:id="1245" w:author="徐蕾娜" w:date="2025-11-11T20:01:28Z">
        <w:r>
          <w:rPr/>
          <w:instrText xml:space="preserve"> PAGEREF _Toc24957 \h </w:instrText>
        </w:r>
      </w:ins>
      <w:ins w:id="1246" w:author="徐蕾娜" w:date="2025-11-11T20:01:28Z">
        <w:r>
          <w:rPr/>
          <w:fldChar w:fldCharType="separate"/>
        </w:r>
      </w:ins>
      <w:r>
        <w:t>15</w:t>
      </w:r>
      <w:ins w:id="1247" w:author="徐蕾娜" w:date="2025-11-11T20:01:28Z">
        <w:r>
          <w:rPr/>
          <w:fldChar w:fldCharType="end"/>
        </w:r>
      </w:ins>
    </w:p>
    <w:p w14:paraId="039F919B">
      <w:pPr>
        <w:pStyle w:val="27"/>
        <w:tabs>
          <w:tab w:val="right" w:leader="dot" w:pos="8312"/>
          <w:tab w:val="clear" w:pos="851"/>
          <w:tab w:val="clear" w:pos="8296"/>
        </w:tabs>
        <w:rPr>
          <w:ins w:id="1248" w:author="徐蕾娜" w:date="2025-11-11T20:01:28Z"/>
        </w:rPr>
      </w:pPr>
      <w:ins w:id="1249" w:author="徐蕾娜" w:date="2025-11-11T20:01:28Z">
        <w:r>
          <w:rPr>
            <w:rFonts w:hint="eastAsia" w:asciiTheme="majorEastAsia" w:hAnsiTheme="majorEastAsia" w:eastAsiaTheme="majorEastAsia" w:cstheme="majorBidi"/>
            <w:bCs/>
            <w:color w:val="auto"/>
            <w:szCs w:val="32"/>
          </w:rPr>
          <w:t xml:space="preserve">3.8 </w:t>
        </w:r>
      </w:ins>
      <w:ins w:id="1250" w:author="徐蕾娜" w:date="2025-11-11T20:01:28Z">
        <w:r>
          <w:rPr>
            <w:rFonts w:hint="eastAsia" w:cstheme="majorBidi"/>
            <w:bCs/>
            <w:color w:val="auto"/>
            <w:szCs w:val="32"/>
            <w:lang w:val="en-US" w:eastAsia="zh-CN"/>
          </w:rPr>
          <w:t>数据的利用</w:t>
        </w:r>
      </w:ins>
      <w:ins w:id="1251" w:author="徐蕾娜" w:date="2025-11-11T20:01:28Z">
        <w:r>
          <w:rPr/>
          <w:tab/>
        </w:r>
      </w:ins>
      <w:ins w:id="1252" w:author="徐蕾娜" w:date="2025-11-11T20:01:28Z">
        <w:r>
          <w:rPr/>
          <w:fldChar w:fldCharType="begin"/>
        </w:r>
      </w:ins>
      <w:ins w:id="1253" w:author="徐蕾娜" w:date="2025-11-11T20:01:28Z">
        <w:r>
          <w:rPr/>
          <w:instrText xml:space="preserve"> PAGEREF _Toc10775 \h </w:instrText>
        </w:r>
      </w:ins>
      <w:ins w:id="1254" w:author="徐蕾娜" w:date="2025-11-11T20:01:28Z">
        <w:r>
          <w:rPr/>
          <w:fldChar w:fldCharType="separate"/>
        </w:r>
      </w:ins>
      <w:r>
        <w:t>15</w:t>
      </w:r>
      <w:ins w:id="1255" w:author="徐蕾娜" w:date="2025-11-11T20:01:28Z">
        <w:r>
          <w:rPr/>
          <w:fldChar w:fldCharType="end"/>
        </w:r>
      </w:ins>
    </w:p>
    <w:p w14:paraId="693B41DC">
      <w:pPr>
        <w:pStyle w:val="22"/>
        <w:tabs>
          <w:tab w:val="right" w:leader="dot" w:pos="8312"/>
          <w:tab w:val="clear" w:pos="284"/>
          <w:tab w:val="clear" w:pos="8296"/>
        </w:tabs>
        <w:rPr>
          <w:ins w:id="1256" w:author="徐蕾娜" w:date="2025-11-11T20:01:28Z"/>
        </w:rPr>
      </w:pPr>
      <w:ins w:id="1257" w:author="徐蕾娜" w:date="2025-11-11T20:01:28Z">
        <w:r>
          <w:rPr>
            <w:rFonts w:ascii="宋体" w:hAnsi="宋体" w:eastAsia="宋体"/>
            <w:color w:val="auto"/>
          </w:rPr>
          <w:t xml:space="preserve">4 </w:t>
        </w:r>
      </w:ins>
      <w:ins w:id="1258" w:author="徐蕾娜" w:date="2025-11-11T20:01:28Z">
        <w:r>
          <w:rPr>
            <w:rFonts w:hint="eastAsia"/>
            <w:color w:val="auto"/>
          </w:rPr>
          <w:t>附录</w:t>
        </w:r>
      </w:ins>
      <w:ins w:id="1259" w:author="徐蕾娜" w:date="2025-11-11T20:01:28Z">
        <w:r>
          <w:rPr/>
          <w:tab/>
        </w:r>
      </w:ins>
      <w:ins w:id="1260" w:author="徐蕾娜" w:date="2025-11-11T20:01:28Z">
        <w:r>
          <w:rPr/>
          <w:fldChar w:fldCharType="begin"/>
        </w:r>
      </w:ins>
      <w:ins w:id="1261" w:author="徐蕾娜" w:date="2025-11-11T20:01:28Z">
        <w:r>
          <w:rPr/>
          <w:instrText xml:space="preserve"> PAGEREF _Toc21117 \h </w:instrText>
        </w:r>
      </w:ins>
      <w:ins w:id="1262" w:author="徐蕾娜" w:date="2025-11-11T20:01:28Z">
        <w:r>
          <w:rPr/>
          <w:fldChar w:fldCharType="separate"/>
        </w:r>
      </w:ins>
      <w:r>
        <w:t>16</w:t>
      </w:r>
      <w:ins w:id="1263" w:author="徐蕾娜" w:date="2025-11-11T20:01:28Z">
        <w:r>
          <w:rPr/>
          <w:fldChar w:fldCharType="end"/>
        </w:r>
      </w:ins>
    </w:p>
    <w:p w14:paraId="491C884C">
      <w:pPr>
        <w:spacing w:before="163" w:beforeLines="50" w:after="163" w:afterLines="50" w:line="320" w:lineRule="atLeast"/>
        <w:rPr>
          <w:color w:val="auto"/>
        </w:rPr>
      </w:pPr>
      <w:r>
        <w:rPr>
          <w:rFonts w:ascii="Arial" w:hAnsi="Arial" w:eastAsia="宋体"/>
          <w:color w:val="auto"/>
        </w:rPr>
        <w:fldChar w:fldCharType="end"/>
      </w:r>
    </w:p>
    <w:bookmarkEnd w:id="14"/>
    <w:bookmarkEnd w:id="15"/>
    <w:bookmarkEnd w:id="16"/>
    <w:p w14:paraId="55F5EF87">
      <w:pPr>
        <w:pStyle w:val="2"/>
        <w:rPr>
          <w:color w:val="auto"/>
        </w:rPr>
      </w:pPr>
      <w:bookmarkStart w:id="23" w:name="_Toc14365"/>
      <w:bookmarkStart w:id="24" w:name="_Toc19369"/>
      <w:bookmarkStart w:id="25" w:name="_Toc12987"/>
      <w:bookmarkStart w:id="26" w:name="_Toc13327"/>
      <w:bookmarkStart w:id="27" w:name="_Toc3818"/>
      <w:bookmarkStart w:id="28" w:name="_Toc19259"/>
      <w:bookmarkStart w:id="29" w:name="_Toc535071534"/>
      <w:bookmarkStart w:id="30" w:name="_Toc535069834"/>
      <w:r>
        <w:rPr>
          <w:rFonts w:hint="eastAsia"/>
          <w:color w:val="auto"/>
        </w:rPr>
        <w:t>介绍</w:t>
      </w:r>
      <w:bookmarkEnd w:id="23"/>
      <w:bookmarkEnd w:id="24"/>
      <w:bookmarkEnd w:id="25"/>
      <w:bookmarkEnd w:id="26"/>
      <w:bookmarkEnd w:id="27"/>
      <w:bookmarkEnd w:id="28"/>
    </w:p>
    <w:p w14:paraId="04CFF2ED">
      <w:pPr>
        <w:pStyle w:val="3"/>
        <w:ind w:left="567"/>
        <w:rPr>
          <w:color w:val="auto"/>
        </w:rPr>
      </w:pPr>
      <w:bookmarkStart w:id="31" w:name="_Toc24104"/>
      <w:bookmarkStart w:id="32" w:name="_Toc11266"/>
      <w:bookmarkStart w:id="33" w:name="_Toc19952"/>
      <w:bookmarkStart w:id="34" w:name="_Toc29330"/>
      <w:bookmarkStart w:id="35" w:name="_Toc22286"/>
      <w:bookmarkStart w:id="36" w:name="_Toc21039"/>
      <w:r>
        <w:rPr>
          <w:rFonts w:hint="eastAsia"/>
          <w:color w:val="auto"/>
        </w:rPr>
        <w:t>目的</w:t>
      </w:r>
      <w:bookmarkEnd w:id="31"/>
      <w:bookmarkEnd w:id="32"/>
      <w:bookmarkEnd w:id="33"/>
      <w:bookmarkEnd w:id="34"/>
      <w:bookmarkEnd w:id="35"/>
      <w:bookmarkEnd w:id="36"/>
    </w:p>
    <w:p w14:paraId="167DC132">
      <w:pPr>
        <w:spacing w:line="360" w:lineRule="auto"/>
        <w:ind w:firstLine="480" w:firstLineChars="200"/>
        <w:rPr>
          <w:color w:val="auto"/>
          <w:szCs w:val="21"/>
        </w:rPr>
      </w:pPr>
      <w:r>
        <w:rPr>
          <w:rFonts w:hint="eastAsia"/>
          <w:color w:val="auto"/>
        </w:rPr>
        <w:t>本文件规定了变更的提出、决定、计划、审批、实施、发布和生效等过程的要求</w:t>
      </w:r>
      <w:r>
        <w:rPr>
          <w:rFonts w:hint="eastAsia"/>
          <w:color w:val="auto"/>
          <w:szCs w:val="21"/>
        </w:rPr>
        <w:t>，确保开发出的产品满足用户需求、符合相关法律法规、适应市场的需要。</w:t>
      </w:r>
    </w:p>
    <w:p w14:paraId="70EABC81">
      <w:pPr>
        <w:pStyle w:val="3"/>
        <w:ind w:left="567"/>
        <w:rPr>
          <w:color w:val="auto"/>
        </w:rPr>
      </w:pPr>
      <w:bookmarkStart w:id="37" w:name="_Toc20994"/>
      <w:bookmarkStart w:id="38" w:name="_Toc24105"/>
      <w:bookmarkStart w:id="39" w:name="_Toc18852"/>
      <w:bookmarkStart w:id="40" w:name="_Toc3640"/>
      <w:bookmarkStart w:id="41" w:name="_Toc21288"/>
      <w:bookmarkStart w:id="42" w:name="_Toc21902"/>
      <w:r>
        <w:rPr>
          <w:rFonts w:hint="eastAsia"/>
          <w:color w:val="auto"/>
        </w:rPr>
        <w:t>适用范围</w:t>
      </w:r>
      <w:bookmarkEnd w:id="37"/>
      <w:bookmarkEnd w:id="38"/>
      <w:bookmarkEnd w:id="39"/>
      <w:bookmarkEnd w:id="40"/>
      <w:bookmarkEnd w:id="41"/>
      <w:bookmarkEnd w:id="42"/>
    </w:p>
    <w:p w14:paraId="114375FF">
      <w:pPr>
        <w:spacing w:line="360" w:lineRule="auto"/>
        <w:ind w:left="0" w:leftChars="0" w:firstLine="480" w:firstLineChars="200"/>
        <w:rPr>
          <w:rFonts w:hint="eastAsia"/>
          <w:color w:val="auto"/>
          <w:szCs w:val="22"/>
        </w:rPr>
      </w:pPr>
      <w:r>
        <w:rPr>
          <w:rFonts w:hint="eastAsia"/>
          <w:color w:val="auto"/>
          <w:szCs w:val="22"/>
        </w:rPr>
        <w:t>适用于</w:t>
      </w:r>
      <w:r>
        <w:rPr>
          <w:rFonts w:hint="eastAsia"/>
          <w:color w:val="auto"/>
          <w:szCs w:val="22"/>
          <w:lang w:val="en-US" w:eastAsia="zh-CN"/>
        </w:rPr>
        <w:t>本公司产品的设计变更和工艺变更控制控制，对于质量体系的变更遵循《质量管理体系策划与体系变更</w:t>
      </w:r>
      <w:ins w:id="1264" w:author="徐蕾娜" w:date="2025-11-07T10:55:13Z">
        <w:r>
          <w:rPr>
            <w:rFonts w:hint="eastAsia"/>
            <w:color w:val="auto"/>
            <w:szCs w:val="21"/>
            <w:lang w:val="en-US" w:eastAsia="zh-CN"/>
          </w:rPr>
          <w:t>管理制度</w:t>
        </w:r>
      </w:ins>
      <w:del w:id="1265" w:author="徐蕾娜" w:date="2025-11-07T10:55:13Z">
        <w:r>
          <w:rPr>
            <w:rFonts w:hint="eastAsia"/>
            <w:color w:val="auto"/>
            <w:szCs w:val="22"/>
            <w:lang w:val="en-US" w:eastAsia="zh-CN"/>
          </w:rPr>
          <w:delText>控制程序</w:delText>
        </w:r>
      </w:del>
      <w:r>
        <w:rPr>
          <w:rFonts w:hint="eastAsia"/>
          <w:color w:val="auto"/>
          <w:szCs w:val="22"/>
          <w:lang w:val="en-US" w:eastAsia="zh-CN"/>
        </w:rPr>
        <w:t>》</w:t>
      </w:r>
      <w:r>
        <w:rPr>
          <w:rFonts w:hint="eastAsia"/>
          <w:color w:val="auto"/>
          <w:szCs w:val="22"/>
          <w:lang w:eastAsia="zh-CN"/>
        </w:rPr>
        <w:t>。</w:t>
      </w:r>
    </w:p>
    <w:p w14:paraId="5D0D860F">
      <w:pPr>
        <w:pStyle w:val="3"/>
        <w:ind w:left="567"/>
        <w:rPr>
          <w:color w:val="auto"/>
        </w:rPr>
      </w:pPr>
      <w:bookmarkStart w:id="43" w:name="_Toc23279"/>
      <w:bookmarkStart w:id="44" w:name="_Toc24179"/>
      <w:bookmarkStart w:id="45" w:name="_Toc6477"/>
      <w:bookmarkStart w:id="46" w:name="_Toc31884"/>
      <w:bookmarkStart w:id="47" w:name="_Toc877"/>
      <w:bookmarkStart w:id="48" w:name="_Toc25570"/>
      <w:r>
        <w:rPr>
          <w:rFonts w:hint="eastAsia"/>
          <w:color w:val="auto"/>
        </w:rPr>
        <w:t>参考文件</w:t>
      </w:r>
      <w:bookmarkEnd w:id="43"/>
      <w:bookmarkEnd w:id="44"/>
      <w:bookmarkEnd w:id="45"/>
      <w:bookmarkEnd w:id="46"/>
      <w:bookmarkEnd w:id="47"/>
      <w:bookmarkEnd w:id="48"/>
    </w:p>
    <w:p w14:paraId="3023EDA4">
      <w:pPr>
        <w:pStyle w:val="52"/>
        <w:numPr>
          <w:ilvl w:val="0"/>
          <w:numId w:val="3"/>
        </w:numPr>
        <w:spacing w:line="360" w:lineRule="auto"/>
        <w:ind w:firstLineChars="0"/>
        <w:rPr>
          <w:color w:val="auto"/>
          <w:szCs w:val="21"/>
        </w:rPr>
      </w:pPr>
      <w:r>
        <w:rPr>
          <w:color w:val="auto"/>
          <w:szCs w:val="21"/>
        </w:rPr>
        <w:t>QP 7.3</w:t>
      </w:r>
      <w:r>
        <w:rPr>
          <w:rFonts w:hint="eastAsia"/>
          <w:color w:val="auto"/>
          <w:szCs w:val="21"/>
        </w:rPr>
        <w:t>《设计和开发控制程序》</w:t>
      </w:r>
    </w:p>
    <w:p w14:paraId="50ABBC32">
      <w:pPr>
        <w:pStyle w:val="52"/>
        <w:numPr>
          <w:ilvl w:val="0"/>
          <w:numId w:val="3"/>
        </w:numPr>
        <w:spacing w:line="360" w:lineRule="auto"/>
        <w:ind w:firstLineChars="0"/>
        <w:rPr>
          <w:color w:val="auto"/>
          <w:szCs w:val="21"/>
        </w:rPr>
      </w:pPr>
      <w:r>
        <w:rPr>
          <w:rFonts w:hint="default"/>
          <w:color w:val="auto"/>
          <w:szCs w:val="21"/>
          <w:lang w:val="en-US" w:eastAsia="zh-CN"/>
        </w:rPr>
        <w:t>SMP7.3.9-02《质量管理体系策划与体系变更</w:t>
      </w:r>
      <w:r>
        <w:rPr>
          <w:rFonts w:hint="eastAsia"/>
          <w:color w:val="auto"/>
          <w:szCs w:val="21"/>
          <w:lang w:val="en-US" w:eastAsia="zh-CN"/>
        </w:rPr>
        <w:t>管理制度</w:t>
      </w:r>
      <w:r>
        <w:rPr>
          <w:rFonts w:hint="default"/>
          <w:color w:val="auto"/>
          <w:szCs w:val="21"/>
          <w:lang w:val="en-US" w:eastAsia="zh-CN"/>
        </w:rPr>
        <w:t>》</w:t>
      </w:r>
    </w:p>
    <w:p w14:paraId="2C8FCADC">
      <w:pPr>
        <w:pStyle w:val="3"/>
        <w:ind w:left="567"/>
        <w:rPr>
          <w:color w:val="auto"/>
        </w:rPr>
      </w:pPr>
      <w:bookmarkStart w:id="49" w:name="_Toc29923"/>
      <w:bookmarkStart w:id="50" w:name="_Toc1078"/>
      <w:bookmarkStart w:id="51" w:name="_Toc7998"/>
      <w:bookmarkStart w:id="52" w:name="_Toc11176"/>
      <w:bookmarkStart w:id="53" w:name="_Toc9778"/>
      <w:bookmarkStart w:id="54" w:name="_Toc13109"/>
      <w:r>
        <w:rPr>
          <w:rFonts w:hint="eastAsia"/>
          <w:color w:val="auto"/>
        </w:rPr>
        <w:t>相关记录</w:t>
      </w:r>
      <w:bookmarkEnd w:id="49"/>
      <w:bookmarkEnd w:id="50"/>
      <w:bookmarkEnd w:id="51"/>
      <w:bookmarkEnd w:id="52"/>
      <w:bookmarkEnd w:id="53"/>
      <w:bookmarkEnd w:id="54"/>
    </w:p>
    <w:p w14:paraId="5C123BC9">
      <w:pPr>
        <w:pStyle w:val="52"/>
        <w:numPr>
          <w:ilvl w:val="0"/>
          <w:numId w:val="4"/>
        </w:numPr>
        <w:spacing w:line="360" w:lineRule="auto"/>
        <w:ind w:firstLineChars="0"/>
        <w:rPr>
          <w:color w:val="auto"/>
        </w:rPr>
      </w:pPr>
      <w:r>
        <w:rPr>
          <w:color w:val="auto"/>
        </w:rPr>
        <w:t>QR-QP7.3.9</w:t>
      </w:r>
      <w:r>
        <w:rPr>
          <w:rFonts w:hint="eastAsia"/>
          <w:color w:val="auto"/>
        </w:rPr>
        <w:t>-01变更申请单</w:t>
      </w:r>
    </w:p>
    <w:p w14:paraId="47A2DD29">
      <w:pPr>
        <w:pStyle w:val="52"/>
        <w:numPr>
          <w:ilvl w:val="0"/>
          <w:numId w:val="4"/>
        </w:numPr>
        <w:spacing w:line="360" w:lineRule="auto"/>
        <w:ind w:firstLineChars="0"/>
        <w:rPr>
          <w:ins w:id="1266" w:author="罗玮" w:date="2025-11-11T18:01:38Z"/>
          <w:color w:val="auto"/>
        </w:rPr>
      </w:pPr>
      <w:r>
        <w:rPr>
          <w:color w:val="auto"/>
        </w:rPr>
        <w:t>QR- QP7.3.9</w:t>
      </w:r>
      <w:r>
        <w:rPr>
          <w:rFonts w:hint="eastAsia"/>
          <w:color w:val="auto"/>
        </w:rPr>
        <w:t>-</w:t>
      </w:r>
      <w:r>
        <w:rPr>
          <w:color w:val="auto"/>
        </w:rPr>
        <w:t>02</w:t>
      </w:r>
      <w:r>
        <w:rPr>
          <w:rFonts w:hint="eastAsia"/>
          <w:color w:val="auto"/>
        </w:rPr>
        <w:t>变更执行单</w:t>
      </w:r>
    </w:p>
    <w:p w14:paraId="1CC70B89">
      <w:pPr>
        <w:pStyle w:val="52"/>
        <w:numPr>
          <w:ilvl w:val="0"/>
          <w:numId w:val="4"/>
        </w:numPr>
        <w:spacing w:line="360" w:lineRule="auto"/>
        <w:ind w:firstLineChars="0"/>
        <w:rPr>
          <w:ins w:id="1267" w:author="罗玮" w:date="2025-11-11T19:21:23Z"/>
          <w:color w:val="auto"/>
        </w:rPr>
      </w:pPr>
      <w:ins w:id="1268" w:author="罗玮" w:date="2025-11-11T19:21:18Z">
        <w:r>
          <w:rPr>
            <w:rFonts w:hint="eastAsia"/>
          </w:rPr>
          <w:t>QR-QP 7.3.9-03</w:t>
        </w:r>
      </w:ins>
      <w:ins w:id="1269" w:author="罗玮" w:date="2025-11-11T19:21:18Z">
        <w:r>
          <w:rPr>
            <w:rFonts w:hint="eastAsia"/>
            <w:lang w:val="en-US" w:eastAsia="zh-CN"/>
          </w:rPr>
          <w:t xml:space="preserve"> 变更评审报告</w:t>
        </w:r>
      </w:ins>
    </w:p>
    <w:p w14:paraId="127EA797">
      <w:pPr>
        <w:pStyle w:val="52"/>
        <w:numPr>
          <w:ilvl w:val="0"/>
          <w:numId w:val="4"/>
        </w:numPr>
        <w:spacing w:line="360" w:lineRule="auto"/>
        <w:ind w:firstLineChars="0"/>
        <w:rPr>
          <w:ins w:id="1270" w:author="罗玮" w:date="2025-11-11T19:21:34Z"/>
          <w:color w:val="auto"/>
        </w:rPr>
      </w:pPr>
      <w:ins w:id="1271" w:author="罗玮" w:date="2025-11-11T19:21:24Z">
        <w:r>
          <w:rPr>
            <w:color w:val="auto"/>
          </w:rPr>
          <w:t>QR- QP7.3.9</w:t>
        </w:r>
      </w:ins>
      <w:ins w:id="1272" w:author="罗玮" w:date="2025-11-11T19:21:24Z">
        <w:r>
          <w:rPr>
            <w:rFonts w:hint="eastAsia"/>
            <w:color w:val="auto"/>
          </w:rPr>
          <w:t>-</w:t>
        </w:r>
      </w:ins>
      <w:ins w:id="1273" w:author="罗玮" w:date="2025-11-11T19:21:24Z">
        <w:r>
          <w:rPr>
            <w:color w:val="auto"/>
          </w:rPr>
          <w:t>0</w:t>
        </w:r>
      </w:ins>
      <w:ins w:id="1274" w:author="罗玮" w:date="2025-11-11T19:21:27Z">
        <w:r>
          <w:rPr>
            <w:rFonts w:hint="eastAsia"/>
            <w:color w:val="auto"/>
            <w:lang w:val="en-US" w:eastAsia="zh-CN"/>
          </w:rPr>
          <w:t>4</w:t>
        </w:r>
      </w:ins>
      <w:ins w:id="1275" w:author="罗玮" w:date="2025-11-11T19:21:24Z">
        <w:r>
          <w:rPr>
            <w:rFonts w:hint="eastAsia"/>
            <w:color w:val="auto"/>
          </w:rPr>
          <w:t>变更</w:t>
        </w:r>
      </w:ins>
      <w:ins w:id="1276" w:author="罗玮" w:date="2025-11-11T19:21:24Z">
        <w:r>
          <w:rPr>
            <w:rFonts w:hint="eastAsia"/>
            <w:color w:val="auto"/>
            <w:lang w:val="en-US" w:eastAsia="zh-CN"/>
          </w:rPr>
          <w:t>通知单</w:t>
        </w:r>
      </w:ins>
    </w:p>
    <w:p w14:paraId="68AA03D0">
      <w:pPr>
        <w:pStyle w:val="52"/>
        <w:numPr>
          <w:ilvl w:val="0"/>
          <w:numId w:val="4"/>
        </w:numPr>
        <w:spacing w:line="360" w:lineRule="auto"/>
        <w:ind w:firstLineChars="0"/>
        <w:rPr>
          <w:ins w:id="1277" w:author="罗玮" w:date="2025-11-11T19:21:24Z"/>
          <w:color w:val="auto"/>
        </w:rPr>
      </w:pPr>
      <w:ins w:id="1278" w:author="罗玮" w:date="2025-11-11T19:21:54Z">
        <w:r>
          <w:rPr>
            <w:rFonts w:hint="eastAsia"/>
          </w:rPr>
          <w:t>Q</w:t>
        </w:r>
      </w:ins>
      <w:ins w:id="1279" w:author="罗玮" w:date="2025-11-11T19:21:54Z">
        <w:r>
          <w:rPr/>
          <w:t>R-</w:t>
        </w:r>
      </w:ins>
      <w:ins w:id="1280" w:author="罗玮" w:date="2025-11-11T19:21:54Z">
        <w:r>
          <w:rPr>
            <w:rFonts w:hint="eastAsia"/>
          </w:rPr>
          <w:t>Q</w:t>
        </w:r>
      </w:ins>
      <w:ins w:id="1281" w:author="罗玮" w:date="2025-11-11T19:21:54Z">
        <w:r>
          <w:rPr/>
          <w:t>P7.5.3-02</w:t>
        </w:r>
      </w:ins>
      <w:ins w:id="1282" w:author="罗玮" w:date="2025-11-11T19:21:54Z">
        <w:r>
          <w:rPr>
            <w:rFonts w:hint="eastAsia"/>
            <w:lang w:val="en-US" w:eastAsia="zh-CN"/>
          </w:rPr>
          <w:t xml:space="preserve"> 售后服务记录</w:t>
        </w:r>
      </w:ins>
    </w:p>
    <w:p w14:paraId="227F33C2">
      <w:pPr>
        <w:pStyle w:val="52"/>
        <w:numPr>
          <w:ilvl w:val="-1"/>
          <w:numId w:val="0"/>
        </w:numPr>
        <w:spacing w:line="360" w:lineRule="auto"/>
        <w:ind w:left="0" w:firstLine="0" w:firstLineChars="0"/>
        <w:rPr>
          <w:ins w:id="1284" w:author="罗玮" w:date="2025-11-11T18:01:40Z"/>
          <w:color w:val="auto"/>
        </w:rPr>
        <w:pPrChange w:id="1283" w:author="罗玮" w:date="2025-11-11T19:21:29Z">
          <w:pPr>
            <w:pStyle w:val="52"/>
            <w:numPr>
              <w:ilvl w:val="0"/>
              <w:numId w:val="4"/>
            </w:numPr>
            <w:spacing w:line="360" w:lineRule="auto"/>
            <w:ind w:firstLineChars="0"/>
          </w:pPr>
        </w:pPrChange>
      </w:pPr>
    </w:p>
    <w:p w14:paraId="7397C7B8">
      <w:pPr>
        <w:pStyle w:val="52"/>
        <w:numPr>
          <w:ilvl w:val="-1"/>
          <w:numId w:val="0"/>
        </w:numPr>
        <w:spacing w:line="360" w:lineRule="auto"/>
        <w:ind w:left="0" w:firstLine="0" w:firstLineChars="0"/>
        <w:rPr>
          <w:color w:val="auto"/>
        </w:rPr>
        <w:pPrChange w:id="1285" w:author="罗玮" w:date="2025-11-11T18:01:42Z">
          <w:pPr>
            <w:pStyle w:val="52"/>
            <w:numPr>
              <w:ilvl w:val="0"/>
              <w:numId w:val="4"/>
            </w:numPr>
            <w:spacing w:line="360" w:lineRule="auto"/>
            <w:ind w:firstLineChars="0"/>
          </w:pPr>
        </w:pPrChange>
      </w:pPr>
    </w:p>
    <w:p w14:paraId="43D1F6F0">
      <w:pPr>
        <w:pStyle w:val="2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_Toc19301"/>
      <w:bookmarkStart w:id="56" w:name="_Toc13893"/>
      <w:bookmarkStart w:id="57" w:name="_Toc22677"/>
      <w:bookmarkStart w:id="58" w:name="_Toc32622"/>
      <w:bookmarkStart w:id="59" w:name="_Toc3897"/>
      <w:bookmarkStart w:id="60" w:name="_Toc4027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职责</w:t>
      </w:r>
      <w:bookmarkEnd w:id="29"/>
      <w:bookmarkEnd w:id="30"/>
      <w:bookmarkEnd w:id="55"/>
      <w:bookmarkEnd w:id="56"/>
      <w:bookmarkEnd w:id="57"/>
      <w:bookmarkEnd w:id="58"/>
      <w:bookmarkEnd w:id="59"/>
      <w:bookmarkEnd w:id="60"/>
      <w:bookmarkStart w:id="61" w:name="_Toc535071646"/>
      <w:bookmarkStart w:id="62" w:name="_Toc535070004"/>
    </w:p>
    <w:p w14:paraId="04B1EA6E">
      <w:pPr>
        <w:pStyle w:val="3"/>
        <w:ind w:left="567"/>
        <w:rPr>
          <w:rFonts w:hint="eastAsia" w:asciiTheme="majorHAnsi" w:hAnsiTheme="majorHAnsi" w:eastAsiaTheme="majorEastAsia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</w:pPr>
      <w:bookmarkStart w:id="63" w:name="_Toc19387"/>
      <w:bookmarkStart w:id="64" w:name="_Toc16461"/>
      <w:bookmarkStart w:id="65" w:name="_Toc31477"/>
      <w:bookmarkStart w:id="66" w:name="_Toc101"/>
      <w:r>
        <w:rPr>
          <w:rFonts w:hint="eastAsia" w:asciiTheme="majorHAnsi" w:hAnsiTheme="majorHAnsi" w:eastAsiaTheme="majorEastAsia" w:cstheme="majorBidi"/>
          <w:bCs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变更负责人</w:t>
      </w:r>
      <w:bookmarkEnd w:id="63"/>
      <w:bookmarkEnd w:id="64"/>
      <w:bookmarkEnd w:id="65"/>
      <w:bookmarkEnd w:id="66"/>
    </w:p>
    <w:p w14:paraId="7D73EF5C">
      <w:pPr>
        <w:shd w:val="clear"/>
        <w:spacing w:line="360" w:lineRule="auto"/>
        <w:ind w:firstLine="480" w:firstLineChars="200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CCB 为每个批准的变更请求指定一名变更负责人。</w:t>
      </w:r>
    </w:p>
    <w:p w14:paraId="68F0A9AF">
      <w:pPr>
        <w:shd w:val="clear"/>
        <w:spacing w:line="360" w:lineRule="auto"/>
        <w:ind w:firstLine="480" w:firstLineChars="200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变更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负责人职责包括该变更的策划、实施、确认、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变更任务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等，直到变更完成和信息存档。</w:t>
      </w:r>
    </w:p>
    <w:p w14:paraId="6563F889">
      <w:pPr>
        <w:pStyle w:val="3"/>
        <w:ind w:left="567"/>
        <w:rPr>
          <w:rFonts w:hint="eastAsia" w:eastAsiaTheme="major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67" w:name="_Toc3978"/>
      <w:bookmarkStart w:id="68" w:name="_Toc20248"/>
      <w:bookmarkStart w:id="69" w:name="_Toc22005"/>
      <w:bookmarkStart w:id="70" w:name="_Toc7625"/>
      <w:r>
        <w:rPr>
          <w:rFonts w:hint="eastAsia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变更协调人</w:t>
      </w:r>
      <w:bookmarkEnd w:id="67"/>
      <w:bookmarkEnd w:id="68"/>
      <w:bookmarkEnd w:id="69"/>
      <w:bookmarkEnd w:id="70"/>
    </w:p>
    <w:p w14:paraId="00B082BF">
      <w:pPr>
        <w:spacing w:line="360" w:lineRule="auto"/>
        <w:ind w:firstLine="480" w:firstLineChars="200"/>
        <w:rPr>
          <w:rFonts w:hint="eastAsia" w:eastAsiaTheme="minor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协调所有的变更按照正常的流程实施，并提供合规性指导，本公司由体系工程师担任变更协调人。</w:t>
      </w:r>
    </w:p>
    <w:p w14:paraId="5849A1AB">
      <w:pPr>
        <w:pStyle w:val="3"/>
        <w:ind w:left="567"/>
        <w:rPr>
          <w:rFonts w:hint="eastAsia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bookmarkStart w:id="71" w:name="_Toc22786"/>
      <w:bookmarkStart w:id="72" w:name="_Toc1486"/>
      <w:bookmarkStart w:id="73" w:name="_Toc31483"/>
      <w:bookmarkStart w:id="74" w:name="_Toc30201"/>
      <w:r>
        <w:rPr>
          <w:rFonts w:hint="eastAsia"/>
          <w:color w:val="000000" w:themeColor="text1"/>
          <w:sz w:val="32"/>
          <w14:textFill>
            <w14:solidFill>
              <w14:schemeClr w14:val="tx1"/>
            </w14:solidFill>
          </w14:textFill>
        </w:rPr>
        <w:t>变更控制委员会</w:t>
      </w:r>
      <w:bookmarkEnd w:id="71"/>
      <w:bookmarkEnd w:id="72"/>
      <w:bookmarkEnd w:id="73"/>
      <w:bookmarkEnd w:id="74"/>
    </w:p>
    <w:p w14:paraId="73270F23">
      <w:pPr>
        <w:shd w:val="clear"/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变更控制委员会（CCB）是变更控制的决策小组，负责变更请求的评审、评价和决策。评价的过程要能保证变更的合理性和必要性，提供的依据必须是完整、专业和客观的。CCB的职责还包括监督变更过程的有效进行。</w:t>
      </w:r>
    </w:p>
    <w:p w14:paraId="12AC0532">
      <w:pPr>
        <w:shd w:val="clear"/>
        <w:spacing w:line="360" w:lineRule="auto"/>
        <w:ind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每个项目都应设立CCB。CCB的常任成员包括：</w:t>
      </w:r>
    </w:p>
    <w:p w14:paraId="6C500D0D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CCB主席</w:t>
      </w:r>
    </w:p>
    <w:p w14:paraId="3AE74D9B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研发代表</w:t>
      </w:r>
    </w:p>
    <w:p w14:paraId="2F1CC591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  <w:lang w:val="en-US" w:eastAsia="zh-CN"/>
        </w:rPr>
        <w:t>变更协调人</w:t>
      </w:r>
    </w:p>
    <w:p w14:paraId="5A95A60C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生产代表</w:t>
      </w:r>
    </w:p>
    <w:p w14:paraId="78B65434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工艺代表</w:t>
      </w:r>
    </w:p>
    <w:p w14:paraId="0EBBF4C3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采购代表</w:t>
      </w:r>
    </w:p>
    <w:p w14:paraId="339B0315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  <w:lang w:eastAsia="zh-CN"/>
        </w:rPr>
        <w:t>质量代表</w:t>
      </w:r>
    </w:p>
    <w:p w14:paraId="7C37DCBB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注册代表</w:t>
      </w:r>
    </w:p>
    <w:p w14:paraId="350E95B6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项目经理</w:t>
      </w:r>
    </w:p>
    <w:p w14:paraId="7F12C6B7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产品经理。</w:t>
      </w:r>
    </w:p>
    <w:p w14:paraId="6350E71E">
      <w:pPr>
        <w:numPr>
          <w:ilvl w:val="0"/>
          <w:numId w:val="5"/>
        </w:numPr>
        <w:shd w:val="clear"/>
        <w:spacing w:line="360" w:lineRule="auto"/>
        <w:ind w:left="840" w:hanging="420" w:firstLineChars="0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其他被是被所需要的角色</w:t>
      </w:r>
    </w:p>
    <w:p w14:paraId="4CD1CCC5">
      <w:pPr>
        <w:shd w:val="clear"/>
        <w:spacing w:line="360" w:lineRule="auto"/>
        <w:ind w:right="0" w:rightChars="0"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每个常任成员缺席时都有一个替补代表。替补成员也应获得相关信息。</w:t>
      </w:r>
    </w:p>
    <w:p w14:paraId="0D3A2815">
      <w:pPr>
        <w:shd w:val="clear"/>
        <w:spacing w:line="360" w:lineRule="auto"/>
        <w:ind w:right="0" w:rightChars="0" w:firstLine="480" w:firstLineChars="200"/>
        <w:rPr>
          <w:rFonts w:hint="eastAsia" w:eastAsiaTheme="minor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szCs w:val="22"/>
        </w:rPr>
        <w:t>体系变更的CCB主席由管理者代表担任。设计变更的CCB主席为研发负责人。</w:t>
      </w:r>
      <w:r>
        <w:rPr>
          <w:rFonts w:hint="eastAsia"/>
          <w:color w:val="auto"/>
          <w:sz w:val="24"/>
          <w:lang w:val="en-US" w:eastAsia="zh-CN"/>
        </w:rPr>
        <w:t>工艺变更的CCB主席为生产负责人。</w:t>
      </w:r>
    </w:p>
    <w:p w14:paraId="6A9445C0">
      <w:pPr>
        <w:shd w:val="clear"/>
        <w:spacing w:line="360" w:lineRule="auto"/>
        <w:ind w:right="0" w:rightChars="0" w:firstLine="480" w:firstLineChars="2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</w:rPr>
        <w:t>影响注册证、风险相关或其它CCB认为重大的变更，CCB应向管理代表汇报。</w:t>
      </w:r>
    </w:p>
    <w:p w14:paraId="3B354B71">
      <w:pPr>
        <w:spacing w:line="360" w:lineRule="auto"/>
        <w:ind w:firstLine="480" w:firstLineChars="200"/>
        <w:rPr>
          <w:rFonts w:hint="eastAsia"/>
          <w:color w:val="0000FF"/>
        </w:rPr>
      </w:pPr>
    </w:p>
    <w:p w14:paraId="19D90DD8">
      <w:pPr>
        <w:pStyle w:val="2"/>
        <w:rPr>
          <w:color w:val="auto"/>
        </w:rPr>
      </w:pPr>
      <w:bookmarkStart w:id="75" w:name="_Toc30745"/>
      <w:bookmarkStart w:id="76" w:name="_Toc6530"/>
      <w:bookmarkStart w:id="77" w:name="_Toc28965"/>
      <w:bookmarkStart w:id="78" w:name="_Toc20771"/>
      <w:bookmarkStart w:id="79" w:name="_Toc8451"/>
      <w:bookmarkStart w:id="80" w:name="_Toc30713"/>
      <w:r>
        <w:rPr>
          <w:rFonts w:hint="eastAsia"/>
          <w:color w:val="auto"/>
        </w:rPr>
        <w:t>程序</w:t>
      </w:r>
      <w:bookmarkEnd w:id="75"/>
      <w:bookmarkEnd w:id="76"/>
      <w:bookmarkEnd w:id="77"/>
      <w:bookmarkEnd w:id="78"/>
      <w:bookmarkEnd w:id="79"/>
      <w:bookmarkEnd w:id="80"/>
    </w:p>
    <w:p w14:paraId="49CAA181">
      <w:pPr>
        <w:pStyle w:val="3"/>
        <w:ind w:left="567"/>
      </w:pPr>
      <w:bookmarkStart w:id="81" w:name="_Toc535598478"/>
      <w:bookmarkEnd w:id="81"/>
      <w:bookmarkStart w:id="82" w:name="_Toc535860853"/>
      <w:bookmarkEnd w:id="82"/>
      <w:bookmarkStart w:id="83" w:name="_Toc535931014"/>
      <w:bookmarkEnd w:id="83"/>
      <w:bookmarkStart w:id="84" w:name="_Toc535860891"/>
      <w:bookmarkEnd w:id="84"/>
      <w:bookmarkStart w:id="85" w:name="_Toc535921736"/>
      <w:bookmarkEnd w:id="85"/>
      <w:bookmarkStart w:id="86" w:name="_Toc535927798"/>
      <w:bookmarkEnd w:id="86"/>
      <w:bookmarkStart w:id="87" w:name="_Toc25920"/>
      <w:bookmarkStart w:id="88" w:name="_Toc31229"/>
      <w:bookmarkStart w:id="89" w:name="_Toc19241"/>
      <w:bookmarkStart w:id="90" w:name="_Toc25378"/>
      <w:bookmarkStart w:id="91" w:name="_Toc24278"/>
      <w:bookmarkStart w:id="92" w:name="_Toc25276"/>
      <w:r>
        <w:rPr>
          <w:rFonts w:hint="eastAsia"/>
          <w:color w:val="auto"/>
          <w:szCs w:val="21"/>
          <w:lang w:val="en-US" w:eastAsia="zh-CN"/>
        </w:rPr>
        <w:t>变更的分类</w:t>
      </w:r>
      <w:bookmarkEnd w:id="87"/>
      <w:bookmarkEnd w:id="88"/>
      <w:bookmarkEnd w:id="89"/>
      <w:bookmarkEnd w:id="90"/>
    </w:p>
    <w:p w14:paraId="48AE0EC2">
      <w:pPr>
        <w:spacing w:line="360" w:lineRule="auto"/>
        <w:ind w:firstLine="480" w:firstLineChars="200"/>
        <w:rPr>
          <w:rFonts w:hint="eastAsia"/>
          <w:color w:val="auto"/>
          <w:szCs w:val="22"/>
          <w:lang w:val="en-US" w:eastAsia="zh-CN"/>
        </w:rPr>
      </w:pPr>
      <w:r>
        <w:rPr>
          <w:rFonts w:hint="eastAsia"/>
          <w:color w:val="auto"/>
          <w:szCs w:val="22"/>
          <w:lang w:val="en-US" w:eastAsia="zh-CN"/>
        </w:rPr>
        <w:t>变更根据原因的范围分为：体系变更、产品设计变更和产品工艺变更。</w:t>
      </w:r>
    </w:p>
    <w:p w14:paraId="7D869971">
      <w:pPr>
        <w:numPr>
          <w:ilvl w:val="0"/>
          <w:numId w:val="6"/>
        </w:numPr>
        <w:spacing w:line="360" w:lineRule="auto"/>
        <w:ind w:left="840" w:hanging="420" w:firstLineChars="0"/>
        <w:rPr>
          <w:rFonts w:hint="eastAsia"/>
          <w:color w:val="auto"/>
          <w:lang w:val="en-US"/>
        </w:rPr>
      </w:pPr>
      <w:r>
        <w:rPr>
          <w:rFonts w:hint="eastAsia"/>
          <w:color w:val="auto"/>
          <w:szCs w:val="22"/>
          <w:lang w:val="en-US" w:eastAsia="zh-CN"/>
        </w:rPr>
        <w:t>质量体系变更：</w:t>
      </w:r>
      <w:r>
        <w:rPr>
          <w:rFonts w:hint="eastAsia"/>
          <w:color w:val="auto"/>
        </w:rPr>
        <w:t>指对质量管理体系文件、过程、资源、组织结构等影响体系运行的要素进行的更改活动，包括永久性变更和临时性变更。</w:t>
      </w:r>
      <w:r>
        <w:rPr>
          <w:rFonts w:hint="eastAsia"/>
          <w:color w:val="auto"/>
          <w:lang w:val="en-US" w:eastAsia="zh-CN"/>
        </w:rPr>
        <w:t>按照</w:t>
      </w:r>
      <w:r>
        <w:rPr>
          <w:rFonts w:hint="eastAsia"/>
          <w:color w:val="auto"/>
          <w:lang w:eastAsia="zh-CN"/>
        </w:rPr>
        <w:t>《</w:t>
      </w:r>
      <w:r>
        <w:rPr>
          <w:rFonts w:hint="eastAsia"/>
          <w:color w:val="auto"/>
          <w:szCs w:val="22"/>
          <w:lang w:val="en-US" w:eastAsia="zh-CN"/>
        </w:rPr>
        <w:t>质量管理体系策划与体系变更管理制度</w:t>
      </w:r>
      <w:r>
        <w:rPr>
          <w:rFonts w:hint="eastAsia"/>
          <w:color w:val="auto"/>
          <w:lang w:eastAsia="zh-CN"/>
        </w:rPr>
        <w:t>》</w:t>
      </w:r>
      <w:r>
        <w:rPr>
          <w:rFonts w:hint="eastAsia"/>
          <w:color w:val="auto"/>
          <w:lang w:val="en-US" w:eastAsia="zh-CN"/>
        </w:rPr>
        <w:t>执行。</w:t>
      </w:r>
    </w:p>
    <w:p w14:paraId="1A1805CD">
      <w:pPr>
        <w:numPr>
          <w:ilvl w:val="0"/>
          <w:numId w:val="6"/>
        </w:numPr>
        <w:spacing w:line="360" w:lineRule="auto"/>
        <w:ind w:left="840" w:hanging="420" w:firstLineChars="0"/>
        <w:rPr>
          <w:rFonts w:hint="default"/>
          <w:color w:val="auto"/>
          <w:szCs w:val="22"/>
          <w:lang w:val="en-US" w:eastAsia="zh-CN"/>
        </w:rPr>
      </w:pPr>
      <w:r>
        <w:rPr>
          <w:rFonts w:hint="eastAsia"/>
          <w:color w:val="auto"/>
          <w:szCs w:val="22"/>
          <w:lang w:val="en-US" w:eastAsia="zh-CN"/>
        </w:rPr>
        <w:t>设计变更：产品规格参数，结构，物料等修改；</w:t>
      </w:r>
    </w:p>
    <w:p w14:paraId="40545C65">
      <w:pPr>
        <w:numPr>
          <w:ilvl w:val="0"/>
          <w:numId w:val="6"/>
        </w:numPr>
        <w:spacing w:line="360" w:lineRule="auto"/>
        <w:ind w:left="840" w:hanging="420" w:firstLineChars="0"/>
        <w:rPr>
          <w:rFonts w:hint="default"/>
          <w:color w:val="auto"/>
          <w:szCs w:val="22"/>
          <w:lang w:val="en-US" w:eastAsia="zh-CN"/>
        </w:rPr>
      </w:pPr>
      <w:r>
        <w:rPr>
          <w:rFonts w:hint="eastAsia"/>
          <w:color w:val="auto"/>
          <w:szCs w:val="22"/>
          <w:lang w:val="en-US" w:eastAsia="zh-CN"/>
        </w:rPr>
        <w:t>工艺变更：产品生产工艺过程过方法的变更。</w:t>
      </w:r>
    </w:p>
    <w:bookmarkEnd w:id="91"/>
    <w:bookmarkEnd w:id="92"/>
    <w:p w14:paraId="25132936">
      <w:pPr>
        <w:pStyle w:val="3"/>
        <w:ind w:left="567"/>
        <w:rPr>
          <w:color w:val="auto"/>
          <w:szCs w:val="21"/>
        </w:rPr>
      </w:pPr>
      <w:bookmarkStart w:id="93" w:name="_Toc18138"/>
      <w:bookmarkStart w:id="94" w:name="_Toc940"/>
      <w:bookmarkStart w:id="95" w:name="_Toc22135"/>
      <w:bookmarkStart w:id="96" w:name="_Toc14166"/>
      <w:bookmarkStart w:id="97" w:name="_Toc18565"/>
      <w:bookmarkStart w:id="98" w:name="_Toc2525"/>
      <w:r>
        <w:rPr>
          <w:rFonts w:hint="eastAsia"/>
          <w:color w:val="auto"/>
        </w:rPr>
        <w:t>变更的</w:t>
      </w:r>
      <w:bookmarkEnd w:id="93"/>
      <w:bookmarkEnd w:id="94"/>
      <w:r>
        <w:rPr>
          <w:rFonts w:hint="eastAsia"/>
          <w:color w:val="auto"/>
          <w:lang w:val="en-US" w:eastAsia="zh-CN"/>
        </w:rPr>
        <w:t>命名</w:t>
      </w:r>
      <w:bookmarkEnd w:id="95"/>
      <w:bookmarkEnd w:id="96"/>
      <w:bookmarkEnd w:id="97"/>
      <w:bookmarkEnd w:id="98"/>
    </w:p>
    <w:p w14:paraId="29069E8A">
      <w:pPr>
        <w:spacing w:line="360" w:lineRule="auto"/>
        <w:ind w:firstLine="480" w:firstLineChars="200"/>
        <w:rPr>
          <w:rFonts w:hint="eastAsia"/>
          <w:color w:val="auto"/>
        </w:rPr>
      </w:pPr>
      <w:r>
        <w:rPr>
          <w:rFonts w:hint="eastAsia"/>
          <w:color w:val="auto"/>
        </w:rPr>
        <w:t>变更管理员应对变更申请单编号和记录。</w:t>
      </w:r>
    </w:p>
    <w:p w14:paraId="11A24BAC">
      <w:pPr>
        <w:spacing w:line="360" w:lineRule="auto"/>
        <w:ind w:firstLine="480" w:firstLineChars="200"/>
        <w:rPr>
          <w:color w:val="auto"/>
        </w:rPr>
      </w:pPr>
      <w:r>
        <w:rPr>
          <w:rFonts w:hint="eastAsia"/>
          <w:color w:val="auto"/>
        </w:rPr>
        <w:t xml:space="preserve">编号规则： </w:t>
      </w:r>
      <w:r>
        <w:rPr>
          <w:rFonts w:hint="eastAsia"/>
          <w:color w:val="auto"/>
          <w:lang w:val="en-US" w:eastAsia="zh-CN"/>
        </w:rPr>
        <w:t>Q</w:t>
      </w:r>
      <w:r>
        <w:rPr>
          <w:rFonts w:hint="eastAsia"/>
          <w:color w:val="auto"/>
        </w:rPr>
        <w:t>CR</w:t>
      </w:r>
      <w:r>
        <w:rPr>
          <w:rFonts w:hint="eastAsia"/>
          <w:color w:val="auto"/>
          <w:lang w:val="en-US" w:eastAsia="zh-CN"/>
        </w:rPr>
        <w:t>/DCR/ECR</w:t>
      </w:r>
      <w:r>
        <w:rPr>
          <w:rFonts w:hint="eastAsia"/>
          <w:color w:val="auto"/>
        </w:rPr>
        <w:t>YYYYM</w:t>
      </w:r>
      <w:r>
        <w:rPr>
          <w:color w:val="auto"/>
        </w:rPr>
        <w:t>MDD</w:t>
      </w:r>
      <w:r>
        <w:rPr>
          <w:rFonts w:hint="eastAsia"/>
          <w:color w:val="auto"/>
        </w:rPr>
        <w:t>#</w:t>
      </w:r>
      <w:r>
        <w:rPr>
          <w:color w:val="auto"/>
        </w:rPr>
        <w:t>#</w:t>
      </w:r>
      <w:r>
        <w:rPr>
          <w:rFonts w:hint="eastAsia"/>
          <w:color w:val="auto"/>
        </w:rPr>
        <w:t>##</w:t>
      </w:r>
      <w:r>
        <w:rPr>
          <w:color w:val="auto"/>
        </w:rPr>
        <w:t xml:space="preserve">。 </w:t>
      </w:r>
    </w:p>
    <w:p w14:paraId="6E7133FC">
      <w:pPr>
        <w:spacing w:line="360" w:lineRule="auto"/>
        <w:ind w:firstLine="480" w:firstLineChars="200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>其中</w:t>
      </w:r>
      <w:r>
        <w:rPr>
          <w:rFonts w:hint="eastAsia"/>
          <w:color w:val="auto"/>
        </w:rPr>
        <w:t>：</w:t>
      </w:r>
      <w:r>
        <w:rPr>
          <w:rFonts w:hint="eastAsia"/>
          <w:color w:val="auto"/>
          <w:lang w:val="en-US" w:eastAsia="zh-CN"/>
        </w:rPr>
        <w:t>QCR代表体系变更、DCR代表设计变更、ECR代表工艺变更</w:t>
      </w:r>
    </w:p>
    <w:p w14:paraId="5B74FE02">
      <w:pPr>
        <w:spacing w:line="360" w:lineRule="auto"/>
        <w:ind w:firstLine="480" w:firstLineChars="200"/>
        <w:rPr>
          <w:rFonts w:hint="eastAsia"/>
          <w:color w:val="auto"/>
        </w:rPr>
      </w:pPr>
      <w:r>
        <w:rPr>
          <w:color w:val="auto"/>
        </w:rPr>
        <w:t>“YYYYMMDD”—申请日期</w:t>
      </w:r>
      <w:r>
        <w:rPr>
          <w:rFonts w:hint="eastAsia"/>
          <w:color w:val="auto"/>
        </w:rPr>
        <w:t>(</w:t>
      </w:r>
      <w:r>
        <w:rPr>
          <w:color w:val="auto"/>
        </w:rPr>
        <w:t>年月日</w:t>
      </w:r>
      <w:r>
        <w:rPr>
          <w:rFonts w:hint="eastAsia"/>
          <w:color w:val="auto"/>
        </w:rPr>
        <w:t>)，“####”-流水号。</w:t>
      </w:r>
    </w:p>
    <w:p w14:paraId="49D931AF">
      <w:pPr>
        <w:pStyle w:val="3"/>
        <w:ind w:left="567"/>
        <w:rPr>
          <w:rFonts w:hint="eastAsia"/>
          <w:color w:val="auto"/>
          <w:lang w:val="en-US" w:eastAsia="zh-CN"/>
        </w:rPr>
      </w:pPr>
      <w:bookmarkStart w:id="99" w:name="_Toc19248"/>
      <w:bookmarkStart w:id="100" w:name="_Toc24599"/>
      <w:bookmarkStart w:id="101" w:name="_Toc27148"/>
      <w:bookmarkStart w:id="102" w:name="_Toc24388"/>
      <w:r>
        <w:rPr>
          <w:rFonts w:hint="eastAsia"/>
          <w:color w:val="auto"/>
          <w:lang w:val="en-US" w:eastAsia="zh-CN"/>
        </w:rPr>
        <w:t>变更的提出</w:t>
      </w:r>
      <w:bookmarkEnd w:id="99"/>
      <w:bookmarkEnd w:id="100"/>
      <w:bookmarkEnd w:id="101"/>
      <w:bookmarkEnd w:id="102"/>
    </w:p>
    <w:p w14:paraId="67A8D3B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本公司任何员工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都可通过《</w:t>
      </w:r>
      <w:r>
        <w:rPr>
          <w:rFonts w:hint="eastAsia"/>
          <w:color w:val="auto"/>
        </w:rPr>
        <w:t>变更申请单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》提出变更请求发送给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变更协调人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。</w:t>
      </w:r>
    </w:p>
    <w:p w14:paraId="0A6E751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变更请求提出者有义务完整、清晰的填写变更的内容和原因，以及变更影响的范围、明确预期受影响的部门。</w:t>
      </w:r>
    </w:p>
    <w:p w14:paraId="192F325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必要时，应提供附件以详细阐明变更的内容和原因。</w:t>
      </w:r>
    </w:p>
    <w:p w14:paraId="5F829599">
      <w:pPr>
        <w:pStyle w:val="3"/>
        <w:ind w:left="567"/>
        <w:rPr>
          <w:rFonts w:hint="eastAsia" w:asciiTheme="majorHAnsi" w:hAnsiTheme="majorHAnsi" w:eastAsiaTheme="majorEastAsia" w:cstheme="majorBidi"/>
          <w:bCs/>
          <w:color w:val="auto"/>
          <w:kern w:val="2"/>
          <w:sz w:val="32"/>
          <w:szCs w:val="32"/>
        </w:rPr>
      </w:pPr>
      <w:bookmarkStart w:id="103" w:name="_Toc14732"/>
      <w:bookmarkStart w:id="104" w:name="_Toc11532"/>
      <w:bookmarkStart w:id="105" w:name="_Toc2326"/>
      <w:bookmarkStart w:id="106" w:name="_Toc32217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32"/>
          <w:szCs w:val="32"/>
        </w:rPr>
        <w:t>变更请求预审查</w:t>
      </w:r>
      <w:bookmarkEnd w:id="103"/>
      <w:bookmarkEnd w:id="104"/>
      <w:bookmarkEnd w:id="105"/>
      <w:bookmarkEnd w:id="106"/>
    </w:p>
    <w:p w14:paraId="5D0BF2F2">
      <w:pPr>
        <w:widowControl/>
        <w:shd w:val="clear"/>
        <w:spacing w:line="360" w:lineRule="auto"/>
        <w:ind w:firstLine="480" w:firstLineChars="200"/>
        <w:jc w:val="left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每个变更请求都被</w:t>
      </w:r>
      <w:r>
        <w:rPr>
          <w:rFonts w:hint="eastAsia"/>
          <w:color w:val="auto"/>
          <w:kern w:val="2"/>
          <w:sz w:val="24"/>
          <w:szCs w:val="22"/>
          <w:lang w:val="en-US" w:eastAsia="zh-CN" w:bidi="ar"/>
        </w:rPr>
        <w:t>变更协调人</w:t>
      </w:r>
      <w:r>
        <w:rPr>
          <w:rFonts w:hint="eastAsia"/>
          <w:color w:val="auto"/>
          <w:kern w:val="2"/>
          <w:sz w:val="24"/>
          <w:szCs w:val="22"/>
          <w:lang w:bidi="ar"/>
        </w:rPr>
        <w:t>赋予唯一的CR编号。</w:t>
      </w:r>
    </w:p>
    <w:p w14:paraId="32DA2C05">
      <w:pPr>
        <w:widowControl/>
        <w:shd w:val="clear"/>
        <w:spacing w:line="360" w:lineRule="auto"/>
        <w:ind w:firstLine="480" w:firstLineChars="200"/>
        <w:jc w:val="left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CCB协调人对变更请求作预审查，内容包括：</w:t>
      </w:r>
    </w:p>
    <w:p w14:paraId="0DC4728C">
      <w:pPr>
        <w:numPr>
          <w:ilvl w:val="0"/>
          <w:numId w:val="7"/>
        </w:numPr>
        <w:ind w:left="840" w:hanging="420" w:firstLineChars="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变更请求的描述是否完整和清晰：</w:t>
      </w:r>
    </w:p>
    <w:p w14:paraId="0D76F81A">
      <w:pPr>
        <w:numPr>
          <w:ilvl w:val="0"/>
          <w:numId w:val="7"/>
        </w:numPr>
        <w:ind w:left="840" w:hanging="420" w:firstLineChars="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历史记录中是否处理或拒绝过同样的变更请求。</w:t>
      </w:r>
    </w:p>
    <w:p w14:paraId="5D4376DA">
      <w:pPr>
        <w:widowControl/>
        <w:shd w:val="clear"/>
        <w:spacing w:line="360" w:lineRule="auto"/>
        <w:ind w:firstLine="480" w:firstLineChars="200"/>
        <w:jc w:val="left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如果CCB协调人认为变更请求的内容不够完整或清晰，可要求变更请求提出者补充信息。如果CCB协调人发现同样的变更请求被处理或拒绝过，必须把历史记录一起带到CCB。</w:t>
      </w:r>
    </w:p>
    <w:p w14:paraId="12FB7B0D">
      <w:pPr>
        <w:pStyle w:val="3"/>
        <w:ind w:left="567"/>
        <w:rPr>
          <w:rFonts w:hint="eastAsia" w:asciiTheme="majorHAnsi" w:hAnsiTheme="majorHAnsi" w:eastAsiaTheme="majorEastAsia" w:cstheme="majorBidi"/>
          <w:bCs/>
          <w:color w:val="auto"/>
          <w:kern w:val="2"/>
          <w:sz w:val="32"/>
          <w:szCs w:val="32"/>
        </w:rPr>
      </w:pPr>
      <w:bookmarkStart w:id="107" w:name="_Toc26005"/>
      <w:bookmarkStart w:id="108" w:name="_Toc29245"/>
      <w:bookmarkStart w:id="109" w:name="_Toc22353"/>
      <w:bookmarkStart w:id="110" w:name="_Toc8034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32"/>
          <w:szCs w:val="32"/>
        </w:rPr>
        <w:t>变更请求的接受与拒绝</w:t>
      </w:r>
      <w:bookmarkEnd w:id="107"/>
      <w:bookmarkEnd w:id="108"/>
      <w:bookmarkEnd w:id="109"/>
      <w:bookmarkEnd w:id="110"/>
    </w:p>
    <w:p w14:paraId="38D6188D">
      <w:pPr>
        <w:widowControl/>
        <w:shd w:val="clear"/>
        <w:spacing w:line="360" w:lineRule="auto"/>
        <w:ind w:firstLine="480" w:firstLineChars="200"/>
        <w:jc w:val="left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val="en-US" w:eastAsia="zh-CN" w:bidi="ar"/>
        </w:rPr>
        <w:t>变更协调人组织</w:t>
      </w:r>
      <w:r>
        <w:rPr>
          <w:rFonts w:hint="eastAsia"/>
          <w:color w:val="auto"/>
          <w:kern w:val="2"/>
          <w:sz w:val="24"/>
          <w:szCs w:val="22"/>
          <w:lang w:bidi="ar"/>
        </w:rPr>
        <w:t>召开CCB会议，</w:t>
      </w:r>
      <w:r>
        <w:rPr>
          <w:rFonts w:hint="eastAsia"/>
          <w:color w:val="auto"/>
          <w:kern w:val="2"/>
          <w:sz w:val="24"/>
          <w:szCs w:val="22"/>
          <w:lang w:val="en-US" w:eastAsia="zh-CN" w:bidi="ar"/>
        </w:rPr>
        <w:t>对变更请求进行评审，CCB成员至</w:t>
      </w:r>
      <w:r>
        <w:rPr>
          <w:rFonts w:hint="eastAsia"/>
          <w:color w:val="auto"/>
          <w:kern w:val="2"/>
          <w:sz w:val="24"/>
          <w:szCs w:val="22"/>
          <w:lang w:bidi="ar"/>
        </w:rPr>
        <w:t>少成</w:t>
      </w:r>
      <w:r>
        <w:rPr>
          <w:rFonts w:hint="eastAsia"/>
          <w:color w:val="auto"/>
          <w:kern w:val="2"/>
          <w:sz w:val="24"/>
          <w:szCs w:val="22"/>
          <w:lang w:val="en-US" w:eastAsia="zh-CN" w:bidi="ar"/>
        </w:rPr>
        <w:t>包括</w:t>
      </w:r>
      <w:r>
        <w:rPr>
          <w:rFonts w:hint="eastAsia"/>
          <w:color w:val="auto"/>
          <w:kern w:val="2"/>
          <w:sz w:val="24"/>
          <w:szCs w:val="22"/>
          <w:lang w:bidi="ar"/>
        </w:rPr>
        <w:t>CR涉及部门的代表和</w:t>
      </w:r>
      <w:r>
        <w:rPr>
          <w:rFonts w:hint="eastAsia"/>
          <w:color w:val="auto"/>
          <w:kern w:val="2"/>
          <w:sz w:val="24"/>
          <w:szCs w:val="22"/>
          <w:lang w:eastAsia="zh-CN" w:bidi="ar"/>
        </w:rPr>
        <w:t>质量代表</w:t>
      </w:r>
      <w:r>
        <w:rPr>
          <w:rFonts w:hint="eastAsia"/>
          <w:color w:val="auto"/>
          <w:kern w:val="2"/>
          <w:sz w:val="24"/>
          <w:szCs w:val="22"/>
          <w:lang w:bidi="ar"/>
        </w:rPr>
        <w:t>、注册代表</w:t>
      </w:r>
      <w:r>
        <w:rPr>
          <w:rFonts w:hint="eastAsia"/>
          <w:color w:val="auto"/>
          <w:kern w:val="2"/>
          <w:sz w:val="24"/>
          <w:szCs w:val="22"/>
          <w:lang w:eastAsia="zh-CN" w:bidi="ar"/>
        </w:rPr>
        <w:t>。</w:t>
      </w:r>
    </w:p>
    <w:p w14:paraId="36CEC86F">
      <w:pPr>
        <w:widowControl/>
        <w:shd w:val="clear"/>
        <w:spacing w:line="360" w:lineRule="auto"/>
        <w:ind w:firstLine="480" w:firstLineChars="200"/>
        <w:jc w:val="left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CCB要对变更请求做专业的审查，审查的内容包括：</w:t>
      </w:r>
    </w:p>
    <w:p w14:paraId="205A8598">
      <w:pPr>
        <w:numPr>
          <w:ilvl w:val="0"/>
          <w:numId w:val="7"/>
        </w:numPr>
        <w:ind w:left="840" w:hanging="42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eastAsia="zh-CN" w:bidi="ar"/>
        </w:rPr>
        <w:t>评审</w:t>
      </w:r>
      <w:r>
        <w:rPr>
          <w:rFonts w:hint="eastAsia"/>
          <w:color w:val="auto"/>
          <w:kern w:val="2"/>
          <w:sz w:val="24"/>
          <w:szCs w:val="22"/>
          <w:lang w:bidi="ar"/>
        </w:rPr>
        <w:t>变更请求的</w:t>
      </w:r>
      <w:r>
        <w:rPr>
          <w:rFonts w:hint="eastAsia"/>
          <w:color w:val="auto"/>
          <w:kern w:val="2"/>
          <w:sz w:val="24"/>
          <w:szCs w:val="22"/>
          <w:lang w:val="en-US" w:eastAsia="zh-CN" w:bidi="ar"/>
        </w:rPr>
        <w:t>理由的合理性；</w:t>
      </w:r>
    </w:p>
    <w:p w14:paraId="05634733">
      <w:pPr>
        <w:numPr>
          <w:ilvl w:val="0"/>
          <w:numId w:val="7"/>
        </w:numPr>
        <w:ind w:left="840" w:hanging="42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eastAsia="zh-CN" w:bidi="ar"/>
        </w:rPr>
        <w:t>评审</w:t>
      </w:r>
      <w:r>
        <w:rPr>
          <w:rFonts w:hint="eastAsia"/>
          <w:color w:val="auto"/>
          <w:kern w:val="2"/>
          <w:sz w:val="24"/>
          <w:szCs w:val="22"/>
          <w:lang w:bidi="ar"/>
        </w:rPr>
        <w:t>该变更对其它文件的影响，特别是研发、</w:t>
      </w:r>
      <w:r>
        <w:rPr>
          <w:rFonts w:hint="eastAsia"/>
          <w:color w:val="auto"/>
          <w:kern w:val="2"/>
          <w:sz w:val="24"/>
          <w:szCs w:val="22"/>
          <w:lang w:val="en-US" w:eastAsia="zh-CN" w:bidi="ar"/>
        </w:rPr>
        <w:t>生产、工艺</w:t>
      </w:r>
      <w:r>
        <w:rPr>
          <w:rFonts w:hint="eastAsia"/>
          <w:color w:val="auto"/>
          <w:kern w:val="2"/>
          <w:sz w:val="24"/>
          <w:szCs w:val="22"/>
          <w:lang w:bidi="ar"/>
        </w:rPr>
        <w:t>、用户相关和产品注册的文档；</w:t>
      </w:r>
    </w:p>
    <w:p w14:paraId="5E9E264F">
      <w:pPr>
        <w:numPr>
          <w:ilvl w:val="0"/>
          <w:numId w:val="7"/>
        </w:numPr>
        <w:ind w:left="840" w:hanging="42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eastAsia="zh-CN" w:bidi="ar"/>
        </w:rPr>
        <w:t>评审</w:t>
      </w:r>
      <w:r>
        <w:rPr>
          <w:rFonts w:hint="eastAsia"/>
          <w:color w:val="auto"/>
          <w:kern w:val="2"/>
          <w:sz w:val="24"/>
          <w:szCs w:val="22"/>
          <w:lang w:bidi="ar"/>
        </w:rPr>
        <w:t>该变更对其它产品、部件或工艺过程的影响</w:t>
      </w:r>
      <w:r>
        <w:rPr>
          <w:rFonts w:hint="eastAsia"/>
          <w:color w:val="auto"/>
          <w:kern w:val="2"/>
          <w:sz w:val="24"/>
          <w:szCs w:val="22"/>
          <w:lang w:eastAsia="zh-CN" w:bidi="ar"/>
        </w:rPr>
        <w:t>；</w:t>
      </w:r>
    </w:p>
    <w:p w14:paraId="3AD9FA22">
      <w:pPr>
        <w:numPr>
          <w:ilvl w:val="0"/>
          <w:numId w:val="7"/>
        </w:numPr>
        <w:ind w:left="840" w:hanging="42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检查变更对法规符合性的影响，注册部代表负责对变更进行评价，以确定该变更是否为重大变更</w:t>
      </w:r>
      <w:r>
        <w:rPr>
          <w:rFonts w:hint="eastAsia"/>
          <w:color w:val="auto"/>
          <w:kern w:val="2"/>
          <w:sz w:val="24"/>
          <w:szCs w:val="22"/>
          <w:lang w:eastAsia="zh-CN" w:bidi="ar"/>
        </w:rPr>
        <w:t>；</w:t>
      </w:r>
    </w:p>
    <w:p w14:paraId="423D4818">
      <w:pPr>
        <w:numPr>
          <w:ilvl w:val="0"/>
          <w:numId w:val="7"/>
        </w:numPr>
        <w:ind w:left="840" w:hanging="42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评估变更成本、人力和对用户的</w:t>
      </w:r>
      <w:r>
        <w:rPr>
          <w:rFonts w:hint="eastAsia"/>
          <w:color w:val="auto"/>
          <w:kern w:val="2"/>
          <w:sz w:val="24"/>
          <w:szCs w:val="22"/>
          <w:lang w:val="en-US" w:eastAsia="zh-CN" w:bidi="ar"/>
        </w:rPr>
        <w:t>益处</w:t>
      </w:r>
      <w:r>
        <w:rPr>
          <w:rFonts w:hint="eastAsia"/>
          <w:color w:val="auto"/>
          <w:kern w:val="2"/>
          <w:sz w:val="24"/>
          <w:szCs w:val="22"/>
          <w:lang w:bidi="ar"/>
        </w:rPr>
        <w:t>：</w:t>
      </w:r>
    </w:p>
    <w:p w14:paraId="562A626A">
      <w:pPr>
        <w:numPr>
          <w:ilvl w:val="0"/>
          <w:numId w:val="7"/>
        </w:numPr>
        <w:ind w:left="840" w:hanging="42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公司内部各部门关于变更的协调：</w:t>
      </w:r>
    </w:p>
    <w:p w14:paraId="79385343">
      <w:pPr>
        <w:numPr>
          <w:ilvl w:val="0"/>
          <w:numId w:val="7"/>
        </w:numPr>
        <w:ind w:left="840" w:hanging="420"/>
        <w:rPr>
          <w:rFonts w:hint="eastAsia"/>
          <w:color w:val="auto"/>
          <w:kern w:val="2"/>
          <w:sz w:val="24"/>
          <w:szCs w:val="22"/>
          <w:lang w:bidi="ar"/>
        </w:rPr>
      </w:pPr>
      <w:r>
        <w:rPr>
          <w:rFonts w:hint="eastAsia"/>
          <w:color w:val="auto"/>
          <w:kern w:val="2"/>
          <w:sz w:val="24"/>
          <w:szCs w:val="22"/>
          <w:lang w:bidi="ar"/>
        </w:rPr>
        <w:t>是否有明确的理由不需进一步审查就可拒绝该变更请求。</w:t>
      </w:r>
    </w:p>
    <w:p w14:paraId="4AC042BA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如果CCB决定接受变更，必须指定一名变更负责人。变更负责人创建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，组织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一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个变更小组，并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负责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整个变更过程。</w:t>
      </w:r>
    </w:p>
    <w:p w14:paraId="0CB41103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如果CCB决定拒绝变更，必须记录理由。</w:t>
      </w:r>
    </w:p>
    <w:p w14:paraId="267C2339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如果CCB会议上难以决定拒绝或实施变更，可以适当的理由暂缓决定，并组织进一步研究和调查。</w:t>
      </w:r>
    </w:p>
    <w:p w14:paraId="4739CF7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color w:val="auto"/>
          <w:lang w:bidi="ar"/>
        </w:rPr>
      </w:pPr>
      <w:r>
        <w:rPr>
          <w:rFonts w:hint="eastAsia"/>
          <w:color w:val="auto"/>
          <w:lang w:val="en-US" w:eastAsia="zh-CN" w:bidi="ar"/>
        </w:rPr>
        <w:t>变更请求的决议应当记录在《变更</w:t>
      </w:r>
      <w:del w:id="1286" w:author="徐蕾娜" w:date="2025-09-10T15:10:05Z">
        <w:r>
          <w:rPr>
            <w:rFonts w:hint="default"/>
            <w:color w:val="auto"/>
            <w:lang w:val="en-US" w:eastAsia="zh-CN" w:bidi="ar"/>
          </w:rPr>
          <w:delText>请求</w:delText>
        </w:r>
      </w:del>
      <w:ins w:id="1287" w:author="徐蕾娜" w:date="2025-09-10T15:10:12Z">
        <w:r>
          <w:rPr>
            <w:rFonts w:hint="eastAsia"/>
            <w:color w:val="auto"/>
            <w:lang w:val="en-US" w:eastAsia="zh-CN" w:bidi="ar"/>
          </w:rPr>
          <w:t>申请</w:t>
        </w:r>
      </w:ins>
      <w:r>
        <w:rPr>
          <w:rFonts w:hint="eastAsia"/>
          <w:color w:val="auto"/>
          <w:lang w:val="en-US" w:eastAsia="zh-CN" w:bidi="ar"/>
        </w:rPr>
        <w:t>单》中，并最终和所有变更文件归档。</w:t>
      </w:r>
    </w:p>
    <w:p w14:paraId="711878F3">
      <w:pPr>
        <w:pStyle w:val="3"/>
        <w:ind w:left="567"/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</w:pPr>
      <w:bookmarkStart w:id="111" w:name="_Toc24742"/>
      <w:bookmarkStart w:id="112" w:name="_Toc24619"/>
      <w:bookmarkStart w:id="113" w:name="_Toc22447"/>
      <w:bookmarkStart w:id="114" w:name="_Toc25830"/>
      <w:r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  <w:t>对产品</w:t>
      </w:r>
      <w:r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  <w:lang w:val="en-US" w:eastAsia="zh-CN"/>
        </w:rPr>
        <w:t>设计</w:t>
      </w:r>
      <w:r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  <w:t>／</w:t>
      </w:r>
      <w:r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  <w:lang w:val="en-US" w:eastAsia="zh-CN"/>
        </w:rPr>
        <w:t>工艺</w:t>
      </w:r>
      <w:r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  <w:t>的变更</w:t>
      </w:r>
      <w:bookmarkEnd w:id="111"/>
      <w:bookmarkEnd w:id="112"/>
      <w:bookmarkEnd w:id="113"/>
      <w:bookmarkEnd w:id="114"/>
    </w:p>
    <w:p w14:paraId="70416055">
      <w:pPr>
        <w:pStyle w:val="4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86" w:hanging="567"/>
        <w:textAlignment w:val="auto"/>
        <w:outlineLvl w:val="2"/>
        <w:rPr>
          <w:ins w:id="1288" w:author="罗玮" w:date="2025-11-11T18:08:55Z"/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</w:pPr>
      <w:ins w:id="1289" w:author="罗玮" w:date="2025-11-11T18:08:47Z">
        <w:bookmarkStart w:id="115" w:name="_Toc16066"/>
        <w:bookmarkStart w:id="116" w:name="_Toc2109"/>
        <w:bookmarkStart w:id="117" w:name="_Toc9321"/>
        <w:bookmarkStart w:id="118" w:name="_Toc28682"/>
        <w:r>
          <w:rPr>
            <w:rFonts w:hint="eastAsia" w:asciiTheme="majorHAnsi" w:hAnsiTheme="majorHAnsi" w:cstheme="majorBidi"/>
            <w:bCs/>
            <w:color w:val="auto"/>
            <w:kern w:val="2"/>
            <w:sz w:val="28"/>
            <w:szCs w:val="28"/>
            <w:lang w:val="en-US" w:eastAsia="zh-CN"/>
          </w:rPr>
          <w:t>变更前</w:t>
        </w:r>
      </w:ins>
      <w:ins w:id="1290" w:author="罗玮" w:date="2025-11-11T18:08:51Z">
        <w:r>
          <w:rPr>
            <w:rFonts w:hint="eastAsia" w:asciiTheme="majorHAnsi" w:hAnsiTheme="majorHAnsi" w:cstheme="majorBidi"/>
            <w:bCs/>
            <w:color w:val="auto"/>
            <w:kern w:val="2"/>
            <w:sz w:val="28"/>
            <w:szCs w:val="28"/>
            <w:lang w:val="en-US" w:eastAsia="zh-CN"/>
          </w:rPr>
          <w:t>告知</w:t>
        </w:r>
        <w:bookmarkEnd w:id="115"/>
        <w:bookmarkEnd w:id="116"/>
        <w:bookmarkEnd w:id="117"/>
      </w:ins>
    </w:p>
    <w:p w14:paraId="683C5E69">
      <w:pPr>
        <w:widowControl/>
        <w:spacing w:line="360" w:lineRule="auto"/>
        <w:ind w:firstLine="480" w:firstLineChars="200"/>
        <w:jc w:val="left"/>
        <w:rPr>
          <w:ins w:id="1292" w:author="罗玮" w:date="2025-11-11T18:11:22Z"/>
          <w:rFonts w:hint="eastAsia" w:cstheme="minorBidi"/>
          <w:bCs w:val="0"/>
          <w:color w:val="auto"/>
          <w:kern w:val="2"/>
          <w:sz w:val="24"/>
          <w:szCs w:val="22"/>
          <w:lang w:val="en-US" w:eastAsia="zh-CN" w:bidi="ar"/>
        </w:rPr>
        <w:pPrChange w:id="1291" w:author="罗玮" w:date="2025-11-11T18:10:39Z">
          <w:pPr/>
        </w:pPrChange>
      </w:pPr>
      <w:ins w:id="1293" w:author="罗玮" w:date="2025-11-11T18:09:10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294" w:author="罗玮" w:date="2025-11-11T18:10:40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对于</w:t>
        </w:r>
      </w:ins>
      <w:ins w:id="1295" w:author="罗玮" w:date="2025-11-11T18:09:12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296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会</w:t>
        </w:r>
      </w:ins>
      <w:ins w:id="1297" w:author="罗玮" w:date="2025-11-11T18:09:15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298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影响</w:t>
        </w:r>
      </w:ins>
      <w:ins w:id="1299" w:author="罗玮" w:date="2025-11-11T18:09:29Z">
        <w:del w:id="1300" w:author="徐蕾娜" w:date="2025-11-11T20:28:09Z">
          <w:r>
            <w:rPr>
              <w:rFonts w:hint="eastAsia" w:asciiTheme="minorHAnsi" w:hAnsiTheme="minorHAnsi" w:cstheme="minorBidi"/>
              <w:bCs w:val="0"/>
              <w:color w:val="auto"/>
              <w:kern w:val="2"/>
              <w:sz w:val="24"/>
              <w:szCs w:val="22"/>
              <w:lang w:val="en-US" w:eastAsia="zh-CN" w:bidi="ar"/>
              <w:rPrChange w:id="1301" w:author="罗玮" w:date="2025-11-11T18:10:39Z">
                <w:rPr>
                  <w:rFonts w:hint="eastAsia" w:asciiTheme="majorHAnsi" w:hAnsiTheme="majorHAnsi" w:cstheme="majorBidi"/>
                  <w:bCs/>
                  <w:color w:val="auto"/>
                  <w:kern w:val="2"/>
                  <w:sz w:val="28"/>
                  <w:szCs w:val="28"/>
                  <w:lang w:val="en-US" w:eastAsia="zh-CN"/>
                </w:rPr>
              </w:rPrChange>
            </w:rPr>
            <w:delText>最终</w:delText>
          </w:r>
        </w:del>
      </w:ins>
      <w:ins w:id="1304" w:author="罗玮" w:date="2025-11-11T18:09:31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05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客户</w:t>
        </w:r>
      </w:ins>
      <w:ins w:id="1306" w:author="罗玮" w:date="2025-11-11T18:09:33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07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的</w:t>
        </w:r>
      </w:ins>
      <w:ins w:id="1308" w:author="罗玮" w:date="2025-11-11T18:09:36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09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变更</w:t>
        </w:r>
      </w:ins>
      <w:ins w:id="1310" w:author="罗玮" w:date="2025-11-11T18:09:38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11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，</w:t>
        </w:r>
      </w:ins>
      <w:ins w:id="1312" w:author="罗玮" w:date="2025-11-11T18:09:40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13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应</w:t>
        </w:r>
      </w:ins>
      <w:ins w:id="1314" w:author="罗玮" w:date="2025-11-11T18:09:52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15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告知</w:t>
        </w:r>
      </w:ins>
      <w:ins w:id="1316" w:author="罗玮" w:date="2025-11-11T18:09:55Z">
        <w:del w:id="1317" w:author="徐蕾娜" w:date="2025-11-11T20:28:11Z">
          <w:r>
            <w:rPr>
              <w:rFonts w:hint="eastAsia" w:asciiTheme="minorHAnsi" w:hAnsiTheme="minorHAnsi" w:cstheme="minorBidi"/>
              <w:bCs w:val="0"/>
              <w:color w:val="auto"/>
              <w:kern w:val="2"/>
              <w:sz w:val="24"/>
              <w:szCs w:val="22"/>
              <w:lang w:val="en-US" w:eastAsia="zh-CN" w:bidi="ar"/>
              <w:rPrChange w:id="1318" w:author="罗玮" w:date="2025-11-11T18:10:39Z">
                <w:rPr>
                  <w:rFonts w:hint="eastAsia" w:asciiTheme="majorHAnsi" w:hAnsiTheme="majorHAnsi" w:cstheme="majorBidi"/>
                  <w:bCs/>
                  <w:color w:val="auto"/>
                  <w:kern w:val="2"/>
                  <w:sz w:val="28"/>
                  <w:szCs w:val="28"/>
                  <w:lang w:val="en-US" w:eastAsia="zh-CN"/>
                </w:rPr>
              </w:rPrChange>
            </w:rPr>
            <w:delText>最终</w:delText>
          </w:r>
        </w:del>
      </w:ins>
      <w:ins w:id="1321" w:author="罗玮" w:date="2025-11-11T18:09:56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22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客户</w:t>
        </w:r>
      </w:ins>
      <w:ins w:id="1323" w:author="罗玮" w:date="2025-11-11T18:10:20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24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变更</w:t>
        </w:r>
      </w:ins>
      <w:ins w:id="1325" w:author="罗玮" w:date="2025-11-11T18:11:16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事项</w:t>
        </w:r>
      </w:ins>
      <w:ins w:id="1326" w:author="罗玮" w:date="2025-11-11T18:10:24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27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，</w:t>
        </w:r>
      </w:ins>
      <w:ins w:id="1328" w:author="罗玮" w:date="2025-11-11T18:10:27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29" w:author="罗玮" w:date="2025-11-11T18:10:39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包括</w:t>
        </w:r>
      </w:ins>
      <w:ins w:id="1330" w:author="罗玮" w:date="2025-11-11T18:11:2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但不限于</w:t>
        </w:r>
      </w:ins>
      <w:ins w:id="1331" w:author="罗玮" w:date="2025-11-11T18:11:22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：</w:t>
        </w:r>
      </w:ins>
    </w:p>
    <w:p w14:paraId="2B5CD5B0">
      <w:pPr>
        <w:widowControl/>
        <w:numPr>
          <w:ilvl w:val="0"/>
          <w:numId w:val="8"/>
          <w:ins w:id="1333" w:author="罗玮" w:date="2025-11-11T18:14:28Z"/>
        </w:numPr>
        <w:spacing w:line="360" w:lineRule="auto"/>
        <w:ind w:left="840" w:hanging="420" w:firstLineChars="0"/>
        <w:jc w:val="left"/>
        <w:rPr>
          <w:ins w:id="1334" w:author="罗玮" w:date="2025-11-11T18:11:32Z"/>
          <w:rFonts w:hint="eastAsia" w:cstheme="minorBidi"/>
          <w:bCs w:val="0"/>
          <w:color w:val="auto"/>
          <w:kern w:val="2"/>
          <w:sz w:val="24"/>
          <w:szCs w:val="22"/>
          <w:lang w:val="en-US" w:eastAsia="zh-CN" w:bidi="ar"/>
        </w:rPr>
        <w:pPrChange w:id="1332" w:author="罗玮" w:date="2025-11-11T18:14:28Z">
          <w:pPr/>
        </w:pPrChange>
      </w:pPr>
      <w:ins w:id="1335" w:author="罗玮" w:date="2025-11-11T18:11:25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变更</w:t>
        </w:r>
      </w:ins>
      <w:ins w:id="1336" w:author="罗玮" w:date="2025-11-11T18:11:28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的</w:t>
        </w:r>
      </w:ins>
      <w:ins w:id="1337" w:author="罗玮" w:date="2025-11-11T18:11:30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内容</w:t>
        </w:r>
      </w:ins>
      <w:ins w:id="1338" w:author="罗玮" w:date="2025-11-11T18:11:32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；</w:t>
        </w:r>
      </w:ins>
    </w:p>
    <w:p w14:paraId="36D49E0E">
      <w:pPr>
        <w:widowControl/>
        <w:numPr>
          <w:ilvl w:val="0"/>
          <w:numId w:val="8"/>
          <w:ins w:id="1340" w:author="罗玮" w:date="2025-11-11T18:14:28Z"/>
        </w:numPr>
        <w:spacing w:line="360" w:lineRule="auto"/>
        <w:ind w:left="840" w:hanging="420" w:firstLineChars="0"/>
        <w:jc w:val="left"/>
        <w:rPr>
          <w:ins w:id="1341" w:author="罗玮" w:date="2025-11-11T18:12:08Z"/>
          <w:rFonts w:hint="eastAsia" w:cstheme="minorBidi"/>
          <w:bCs w:val="0"/>
          <w:color w:val="auto"/>
          <w:kern w:val="2"/>
          <w:sz w:val="24"/>
          <w:szCs w:val="22"/>
          <w:lang w:val="en-US" w:eastAsia="zh-CN" w:bidi="ar"/>
        </w:rPr>
        <w:pPrChange w:id="1339" w:author="罗玮" w:date="2025-11-11T18:14:28Z">
          <w:pPr/>
        </w:pPrChange>
      </w:pPr>
      <w:ins w:id="1342" w:author="罗玮" w:date="2025-11-11T18:11:3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变更</w:t>
        </w:r>
      </w:ins>
      <w:ins w:id="1343" w:author="罗玮" w:date="2025-11-11T18:11:57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预计</w:t>
        </w:r>
      </w:ins>
      <w:ins w:id="1344" w:author="罗玮" w:date="2025-11-11T18:11:46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开始</w:t>
        </w:r>
      </w:ins>
      <w:ins w:id="1345" w:author="罗玮" w:date="2025-11-11T18:11:47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和</w:t>
        </w:r>
      </w:ins>
      <w:ins w:id="1346" w:author="罗玮" w:date="2025-11-11T18:11:49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结束的</w:t>
        </w:r>
      </w:ins>
      <w:ins w:id="1347" w:author="罗玮" w:date="2025-11-11T18:11:5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时间</w:t>
        </w:r>
      </w:ins>
      <w:ins w:id="1348" w:author="罗玮" w:date="2025-11-11T18:12:0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，</w:t>
        </w:r>
      </w:ins>
      <w:ins w:id="1349" w:author="罗玮" w:date="2025-11-11T18:12:02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整体</w:t>
        </w:r>
      </w:ins>
      <w:ins w:id="1350" w:author="罗玮" w:date="2025-11-11T18:12:0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变更</w:t>
        </w:r>
      </w:ins>
      <w:ins w:id="1351" w:author="罗玮" w:date="2025-11-11T18:12:06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周期</w:t>
        </w:r>
      </w:ins>
      <w:ins w:id="1352" w:author="罗玮" w:date="2025-11-11T18:11:52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；</w:t>
        </w:r>
      </w:ins>
    </w:p>
    <w:p w14:paraId="3539F8E1">
      <w:pPr>
        <w:widowControl/>
        <w:numPr>
          <w:ilvl w:val="0"/>
          <w:numId w:val="8"/>
          <w:ins w:id="1354" w:author="罗玮" w:date="2025-11-11T18:14:28Z"/>
        </w:numPr>
        <w:spacing w:line="360" w:lineRule="auto"/>
        <w:ind w:left="840" w:hanging="420" w:firstLineChars="0"/>
        <w:jc w:val="left"/>
        <w:rPr>
          <w:ins w:id="1355" w:author="罗玮" w:date="2025-11-11T18:12:19Z"/>
          <w:rFonts w:hint="eastAsia" w:cstheme="minorBidi"/>
          <w:bCs w:val="0"/>
          <w:color w:val="auto"/>
          <w:kern w:val="2"/>
          <w:sz w:val="24"/>
          <w:szCs w:val="22"/>
          <w:lang w:val="en-US" w:eastAsia="zh-CN" w:bidi="ar"/>
        </w:rPr>
        <w:pPrChange w:id="1353" w:author="罗玮" w:date="2025-11-11T18:14:28Z">
          <w:pPr/>
        </w:pPrChange>
      </w:pPr>
      <w:ins w:id="1356" w:author="罗玮" w:date="2025-11-11T18:12:13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变更</w:t>
        </w:r>
      </w:ins>
      <w:ins w:id="1357" w:author="罗玮" w:date="2025-11-11T18:12:16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培训</w:t>
        </w:r>
      </w:ins>
      <w:ins w:id="1358" w:author="罗玮" w:date="2025-11-11T18:12:17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计划</w:t>
        </w:r>
      </w:ins>
      <w:ins w:id="1359" w:author="罗玮" w:date="2025-11-11T18:18:16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和</w:t>
        </w:r>
      </w:ins>
      <w:ins w:id="1360" w:author="罗玮" w:date="2025-11-11T18:18:18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方案</w:t>
        </w:r>
      </w:ins>
      <w:ins w:id="1361" w:author="罗玮" w:date="2025-11-11T18:12:18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；</w:t>
        </w:r>
      </w:ins>
    </w:p>
    <w:p w14:paraId="1D0C202A">
      <w:pPr>
        <w:widowControl/>
        <w:numPr>
          <w:ilvl w:val="0"/>
          <w:numId w:val="8"/>
          <w:ins w:id="1363" w:author="罗玮" w:date="2025-11-11T18:14:28Z"/>
        </w:numPr>
        <w:spacing w:line="360" w:lineRule="auto"/>
        <w:ind w:left="840" w:hanging="420" w:firstLineChars="0"/>
        <w:jc w:val="left"/>
        <w:rPr>
          <w:ins w:id="1364" w:author="罗玮" w:date="2025-11-11T18:13:30Z"/>
          <w:rFonts w:hint="eastAsia" w:cstheme="minorBidi"/>
          <w:bCs w:val="0"/>
          <w:color w:val="auto"/>
          <w:kern w:val="2"/>
          <w:sz w:val="24"/>
          <w:szCs w:val="22"/>
          <w:lang w:val="en-US" w:eastAsia="zh-CN" w:bidi="ar"/>
        </w:rPr>
        <w:pPrChange w:id="1362" w:author="罗玮" w:date="2025-11-11T18:14:28Z">
          <w:pPr/>
        </w:pPrChange>
      </w:pPr>
      <w:ins w:id="1365" w:author="罗玮" w:date="2025-11-11T18:13:0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软件</w:t>
        </w:r>
      </w:ins>
      <w:ins w:id="1366" w:author="罗玮" w:date="2025-11-11T18:12:29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67" w:author="罗玮" w:date="2025-11-11T18:14:28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现场</w:t>
        </w:r>
      </w:ins>
      <w:ins w:id="1368" w:author="罗玮" w:date="2025-11-11T18:12:31Z">
        <w:r>
          <w:rPr>
            <w:rFonts w:hint="eastAsia" w:asciiTheme="minorHAnsi" w:hAnsiTheme="minorHAnsi" w:cstheme="minorBidi"/>
            <w:bCs w:val="0"/>
            <w:color w:val="auto"/>
            <w:kern w:val="2"/>
            <w:sz w:val="24"/>
            <w:szCs w:val="22"/>
            <w:lang w:val="en-US" w:eastAsia="zh-CN" w:bidi="ar"/>
            <w:rPrChange w:id="1369" w:author="罗玮" w:date="2025-11-11T18:14:28Z">
              <w:rPr>
                <w:rFonts w:hint="eastAsia" w:asciiTheme="majorHAnsi" w:hAnsiTheme="majorHAnsi" w:cstheme="majorBidi"/>
                <w:bCs/>
                <w:color w:val="auto"/>
                <w:kern w:val="2"/>
                <w:sz w:val="28"/>
                <w:szCs w:val="28"/>
                <w:lang w:val="en-US" w:eastAsia="zh-CN"/>
              </w:rPr>
            </w:rPrChange>
          </w:rPr>
          <w:t>升级</w:t>
        </w:r>
      </w:ins>
      <w:ins w:id="1370" w:author="罗玮" w:date="2025-11-11T18:16:17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时间</w:t>
        </w:r>
      </w:ins>
      <w:ins w:id="1371" w:author="罗玮" w:date="2025-11-11T18:16:18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和</w:t>
        </w:r>
      </w:ins>
      <w:ins w:id="1372" w:author="罗玮" w:date="2025-11-11T18:12:53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内容</w:t>
        </w:r>
      </w:ins>
      <w:ins w:id="1373" w:author="罗玮" w:date="2025-11-11T18:16:23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并形成</w:t>
        </w:r>
      </w:ins>
      <w:ins w:id="1374" w:author="罗玮" w:date="2025-11-11T18:16:2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《</w:t>
        </w:r>
      </w:ins>
      <w:ins w:id="1375" w:author="罗玮" w:date="2025-11-11T18:16:30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售后</w:t>
        </w:r>
      </w:ins>
      <w:ins w:id="1376" w:author="罗玮" w:date="2025-11-11T18:16:3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服务</w:t>
        </w:r>
      </w:ins>
      <w:ins w:id="1377" w:author="罗玮" w:date="2025-11-11T18:16:33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记录</w:t>
        </w:r>
      </w:ins>
      <w:ins w:id="1378" w:author="罗玮" w:date="2025-11-11T18:16:2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》</w:t>
        </w:r>
      </w:ins>
      <w:ins w:id="1379" w:author="罗玮" w:date="2025-11-11T18:18:00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作为</w:t>
        </w:r>
      </w:ins>
      <w:ins w:id="1380" w:author="罗玮" w:date="2025-11-11T18:18:0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用户验收</w:t>
        </w:r>
      </w:ins>
      <w:ins w:id="1381" w:author="罗玮" w:date="2025-11-11T18:18:03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记录</w:t>
        </w:r>
      </w:ins>
      <w:ins w:id="1382" w:author="罗玮" w:date="2025-11-11T18:18:07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；</w:t>
        </w:r>
      </w:ins>
    </w:p>
    <w:p w14:paraId="52CC9388">
      <w:pPr>
        <w:widowControl/>
        <w:numPr>
          <w:ilvl w:val="-1"/>
          <w:numId w:val="0"/>
        </w:numPr>
        <w:spacing w:line="360" w:lineRule="auto"/>
        <w:ind w:left="420" w:firstLine="0" w:firstLineChars="0"/>
        <w:jc w:val="left"/>
        <w:rPr>
          <w:ins w:id="1384" w:author="罗玮" w:date="2025-11-11T18:08:52Z"/>
          <w:rFonts w:hint="default" w:asciiTheme="minorHAnsi" w:hAnsiTheme="minorHAnsi" w:cstheme="minorBidi"/>
          <w:bCs w:val="0"/>
          <w:color w:val="auto"/>
          <w:kern w:val="2"/>
          <w:sz w:val="24"/>
          <w:szCs w:val="22"/>
          <w:lang w:val="en-US" w:eastAsia="zh-CN" w:bidi="ar"/>
          <w:rPrChange w:id="1385" w:author="罗玮" w:date="2025-11-11T18:14:28Z">
            <w:rPr>
              <w:ins w:id="1386" w:author="罗玮" w:date="2025-11-11T18:08:52Z"/>
              <w:rFonts w:hint="default" w:asciiTheme="majorHAnsi" w:hAnsiTheme="majorHAnsi" w:cstheme="majorBidi"/>
              <w:bCs/>
              <w:color w:val="auto"/>
              <w:kern w:val="2"/>
              <w:sz w:val="28"/>
              <w:szCs w:val="28"/>
              <w:lang w:val="en-US" w:eastAsia="zh-CN"/>
            </w:rPr>
          </w:rPrChange>
        </w:rPr>
        <w:pPrChange w:id="1383" w:author="王建" w:date="2025-11-11T19:29:51Z">
          <w:pPr/>
        </w:pPrChange>
      </w:pPr>
      <w:ins w:id="1387" w:author="罗玮" w:date="2025-11-11T18:13:31Z">
        <w:del w:id="1388" w:author="王建" w:date="2025-11-11T19:29:51Z">
          <w:r>
            <w:rPr>
              <w:rFonts w:hint="eastAsia" w:cstheme="minorBidi"/>
              <w:bCs w:val="0"/>
              <w:color w:val="auto"/>
              <w:kern w:val="2"/>
              <w:sz w:val="24"/>
              <w:szCs w:val="22"/>
              <w:lang w:val="en-US" w:eastAsia="zh-CN" w:bidi="ar"/>
            </w:rPr>
            <w:delText>并</w:delText>
          </w:r>
        </w:del>
      </w:ins>
      <w:ins w:id="1389" w:author="罗玮" w:date="2025-11-11T18:13:33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形成</w:t>
        </w:r>
      </w:ins>
      <w:ins w:id="1390" w:author="罗玮" w:date="2025-11-11T18:13:49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《</w:t>
        </w:r>
      </w:ins>
      <w:ins w:id="1391" w:author="罗玮" w:date="2025-11-11T18:13:5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变更</w:t>
        </w:r>
      </w:ins>
      <w:ins w:id="1392" w:author="罗玮" w:date="2025-11-11T19:25:48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通知</w:t>
        </w:r>
      </w:ins>
      <w:ins w:id="1393" w:author="罗玮" w:date="2025-11-11T18:13:5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单</w:t>
        </w:r>
      </w:ins>
      <w:ins w:id="1394" w:author="罗玮" w:date="2025-11-11T18:13:49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》</w:t>
        </w:r>
      </w:ins>
      <w:ins w:id="1395" w:author="罗玮" w:date="2025-11-11T18:13:39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记录</w:t>
        </w:r>
      </w:ins>
      <w:ins w:id="1396" w:author="罗玮" w:date="2025-11-11T18:13:4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文件</w:t>
        </w:r>
      </w:ins>
      <w:ins w:id="1397" w:author="罗玮" w:date="2025-11-11T18:14:01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，</w:t>
        </w:r>
      </w:ins>
      <w:ins w:id="1398" w:author="罗玮" w:date="2025-11-11T18:14:02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并</w:t>
        </w:r>
      </w:ins>
      <w:ins w:id="1399" w:author="罗玮" w:date="2025-11-11T18:14:0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按照</w:t>
        </w:r>
      </w:ins>
      <w:ins w:id="1400" w:author="罗玮" w:date="2025-11-11T18:14:05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《</w:t>
        </w:r>
      </w:ins>
      <w:ins w:id="1401" w:author="罗玮" w:date="2025-11-11T18:14:1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记录控制</w:t>
        </w:r>
      </w:ins>
      <w:ins w:id="1402" w:author="罗玮" w:date="2025-11-11T18:14:15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程序</w:t>
        </w:r>
      </w:ins>
      <w:ins w:id="1403" w:author="罗玮" w:date="2025-11-11T18:14:05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》</w:t>
        </w:r>
      </w:ins>
      <w:ins w:id="1404" w:author="罗玮" w:date="2025-11-11T18:13:44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归档</w:t>
        </w:r>
      </w:ins>
      <w:ins w:id="1405" w:author="罗玮" w:date="2025-11-11T18:14:17Z">
        <w:r>
          <w:rPr>
            <w:rFonts w:hint="eastAsia" w:cstheme="minorBidi"/>
            <w:bCs w:val="0"/>
            <w:color w:val="auto"/>
            <w:kern w:val="2"/>
            <w:sz w:val="24"/>
            <w:szCs w:val="22"/>
            <w:lang w:val="en-US" w:eastAsia="zh-CN" w:bidi="ar"/>
          </w:rPr>
          <w:t>。</w:t>
        </w:r>
      </w:ins>
    </w:p>
    <w:p w14:paraId="6B054882">
      <w:pPr>
        <w:pStyle w:val="4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86" w:hanging="567"/>
        <w:textAlignment w:val="auto"/>
        <w:outlineLvl w:val="2"/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</w:pPr>
      <w:bookmarkStart w:id="119" w:name="_Toc17609"/>
      <w:bookmarkStart w:id="120" w:name="_Toc29586"/>
      <w:bookmarkStart w:id="121" w:name="_Toc252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  <w:t>变更的策划</w:t>
      </w:r>
      <w:bookmarkEnd w:id="118"/>
      <w:bookmarkEnd w:id="119"/>
      <w:bookmarkEnd w:id="120"/>
      <w:bookmarkEnd w:id="121"/>
    </w:p>
    <w:p w14:paraId="6051763F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每个变更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都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应该被策划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。</w:t>
      </w:r>
    </w:p>
    <w:p w14:paraId="2F7B5D2E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变更负责人接受变更后，负责变更的策划，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根据变更的类型分别对设计变更和工艺变更进行以下策划</w:t>
      </w:r>
      <w:ins w:id="1406" w:author="罗玮" w:date="2025-11-11T18:19:11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。</w:t>
        </w:r>
      </w:ins>
    </w:p>
    <w:p w14:paraId="305FC6F5">
      <w:pPr>
        <w:widowControl/>
        <w:shd w:val="clear"/>
        <w:spacing w:line="360" w:lineRule="auto"/>
        <w:ind w:firstLine="480" w:firstLineChars="200"/>
        <w:jc w:val="left"/>
        <w:rPr>
          <w:del w:id="1407" w:author="罗玮" w:date="2025-11-11T18:19:07Z"/>
          <w:rFonts w:hint="eastAsia" w:cstheme="minorBidi"/>
          <w:color w:val="auto"/>
          <w:kern w:val="2"/>
          <w:sz w:val="24"/>
          <w:szCs w:val="22"/>
          <w:lang w:bidi="ar"/>
        </w:rPr>
      </w:pPr>
      <w:del w:id="1408" w:author="罗玮" w:date="2025-11-11T18:19:07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delText>工艺变更</w:delText>
        </w:r>
      </w:del>
      <w:del w:id="1409" w:author="罗玮" w:date="2025-11-11T18:19:07Z">
        <w:r>
          <w:rPr>
            <w:rFonts w:hint="eastAsia" w:cstheme="minorBidi"/>
            <w:color w:val="auto"/>
            <w:kern w:val="2"/>
            <w:sz w:val="24"/>
            <w:szCs w:val="22"/>
            <w:lang w:bidi="ar"/>
          </w:rPr>
          <w:delText>必须明确以下</w:delText>
        </w:r>
      </w:del>
      <w:del w:id="1410" w:author="罗玮" w:date="2025-11-11T18:19:07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delText>影响。</w:delText>
        </w:r>
      </w:del>
    </w:p>
    <w:p w14:paraId="099B152F">
      <w:pPr>
        <w:widowControl/>
        <w:numPr>
          <w:ilvl w:val="0"/>
          <w:numId w:val="9"/>
        </w:numPr>
        <w:shd w:val="clear"/>
        <w:spacing w:line="360" w:lineRule="auto"/>
        <w:ind w:left="42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</w:t>
      </w:r>
    </w:p>
    <w:p w14:paraId="43CDE986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设计变更是否满足法律法规和标准的要求；</w:t>
      </w:r>
    </w:p>
    <w:p w14:paraId="1A3B9F83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设计变更涉及的产品、部件和原材料；</w:t>
      </w:r>
    </w:p>
    <w:p w14:paraId="3D0308A2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设计变更风险评估，评估设计变更是否可能带来新的危害和新的风险的评估，如评价不会带来任何新的危害/风险，应提供合理理由；必要时，更新风险管理文件。</w:t>
      </w:r>
    </w:p>
    <w:p w14:paraId="5A45B535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设计变更所导致的设计文件DHF的修改</w:t>
      </w:r>
    </w:p>
    <w:p w14:paraId="28BE1265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设计变更所需要的设计修改的验证或确认</w:t>
      </w:r>
    </w:p>
    <w:p w14:paraId="017430AA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设计变更过程中需要对设计修改的评审</w:t>
      </w:r>
    </w:p>
    <w:p w14:paraId="6500C380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设计变更导致的研发BOM的修改</w:t>
      </w:r>
    </w:p>
    <w:p w14:paraId="2EDC9465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设计变更导致的物资处理，应明确明确旧物料、成品的库存处理方式。</w:t>
      </w:r>
    </w:p>
    <w:p w14:paraId="49571A09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设计变更引起的采购物料的确认。</w:t>
      </w:r>
    </w:p>
    <w:p w14:paraId="6B80A68A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ins w:id="1411" w:author="罗玮" w:date="2025-11-11T18:19:47Z"/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设计变更计划应明确所有的措施和输出的文档，每个措施和输出文档都要指定任务实施人，并与其协调计划完成的时间；</w:t>
      </w:r>
    </w:p>
    <w:p w14:paraId="5C423B4E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ins w:id="1412" w:author="罗玮" w:date="2025-11-11T18:19:49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软件</w:t>
        </w:r>
      </w:ins>
      <w:ins w:id="1413" w:author="罗玮" w:date="2025-11-11T18:19:54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设计</w:t>
        </w:r>
      </w:ins>
      <w:ins w:id="1414" w:author="罗玮" w:date="2025-11-11T18:19:56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变更</w:t>
        </w:r>
      </w:ins>
      <w:ins w:id="1415" w:author="罗玮" w:date="2025-11-11T18:19:58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导致的</w:t>
        </w:r>
      </w:ins>
      <w:ins w:id="1416" w:author="罗玮" w:date="2025-11-11T18:29:20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用户</w:t>
        </w:r>
      </w:ins>
      <w:ins w:id="1417" w:author="罗玮" w:date="2025-11-11T18:29:22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告知</w:t>
        </w:r>
      </w:ins>
      <w:ins w:id="1418" w:author="罗玮" w:date="2025-11-11T18:29:23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、</w:t>
        </w:r>
      </w:ins>
      <w:ins w:id="1419" w:author="罗玮" w:date="2025-11-11T18:20:02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用户</w:t>
        </w:r>
      </w:ins>
      <w:ins w:id="1420" w:author="罗玮" w:date="2025-11-11T18:20:04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培训</w:t>
        </w:r>
      </w:ins>
      <w:ins w:id="1421" w:author="罗玮" w:date="2025-11-11T18:20:09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和</w:t>
        </w:r>
      </w:ins>
      <w:ins w:id="1422" w:author="罗玮" w:date="2025-11-11T18:20:11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软件</w:t>
        </w:r>
      </w:ins>
      <w:ins w:id="1423" w:author="罗玮" w:date="2025-11-11T18:20:15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升级</w:t>
        </w:r>
      </w:ins>
      <w:ins w:id="1424" w:author="罗玮" w:date="2025-11-11T18:20:16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。</w:t>
        </w:r>
      </w:ins>
    </w:p>
    <w:p w14:paraId="2BBB014B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设计变更，尽可能阐明解决方法，策划实施变更的步骤和预计关闭的时间；</w:t>
      </w:r>
    </w:p>
    <w:p w14:paraId="18B5914B">
      <w:pPr>
        <w:widowControl/>
        <w:numPr>
          <w:ilvl w:val="0"/>
          <w:numId w:val="9"/>
        </w:numPr>
        <w:shd w:val="clear"/>
        <w:spacing w:line="360" w:lineRule="auto"/>
        <w:ind w:left="42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</w:t>
      </w:r>
    </w:p>
    <w:p w14:paraId="64D2CFFF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是否满足法律法规和标准的要求；</w:t>
      </w:r>
    </w:p>
    <w:p w14:paraId="5656DA5D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涉及的产品、部件和原材料；</w:t>
      </w:r>
    </w:p>
    <w:p w14:paraId="32009751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风险评估，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评估变更是否</w:t>
      </w:r>
      <w:r>
        <w:rPr>
          <w:rFonts w:hint="eastAsia" w:cstheme="minorBidi"/>
          <w:b w:val="0"/>
          <w:bCs w:val="0"/>
          <w:color w:val="auto"/>
          <w:kern w:val="2"/>
          <w:szCs w:val="22"/>
          <w:lang w:val="en-US" w:eastAsia="zh-CN" w:bidi="ar"/>
        </w:rPr>
        <w:t>可能带来新的危害和新的风险的评估，如评价不会带来任何新的危害/风险，应提供合理理由；必要时，更新风险管理文件。</w:t>
      </w:r>
    </w:p>
    <w:p w14:paraId="5A4D049E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工艺变更对工艺评定，工艺变更是否需要进行工艺再确认。</w:t>
      </w:r>
    </w:p>
    <w:p w14:paraId="00E66E75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工艺变更导致的生产任务导入</w:t>
      </w:r>
    </w:p>
    <w:p w14:paraId="25728683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工艺变更导致的采购数据的修改</w:t>
      </w:r>
    </w:p>
    <w:p w14:paraId="5E91675A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工艺变更导致的生产/检验DMR的修改</w:t>
      </w:r>
    </w:p>
    <w:p w14:paraId="5713D751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工艺变更导致的生产BOM的修改</w:t>
      </w:r>
    </w:p>
    <w:p w14:paraId="5329B998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default" w:cstheme="minorBidi"/>
          <w:color w:val="auto"/>
          <w:kern w:val="2"/>
          <w:sz w:val="24"/>
          <w:szCs w:val="22"/>
          <w:lang w:val="en-US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工艺变更引起需要通知供应商的信息；</w:t>
      </w:r>
    </w:p>
    <w:p w14:paraId="37388AE3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工艺变更后生产的切换计划；</w:t>
      </w:r>
    </w:p>
    <w:p w14:paraId="6D989EF8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工艺变更导致的现场升级流程的创建；</w:t>
      </w:r>
    </w:p>
    <w:p w14:paraId="3AC22E3C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工艺变更导致的物资处理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，应明确明确旧物料、成品的库存处理方式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。</w:t>
      </w:r>
    </w:p>
    <w:p w14:paraId="1BF43BE5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ins w:id="1425" w:author="罗玮" w:date="2025-11-11T18:20:51Z"/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计划应明确所有的措施和输出的文档，每个措施和输出文档都要指定任务实施人，并与其协调计划完成的时间；</w:t>
      </w:r>
    </w:p>
    <w:p w14:paraId="5633C8FD">
      <w:pPr>
        <w:widowControl/>
        <w:numPr>
          <w:ilvl w:val="0"/>
          <w:numId w:val="8"/>
        </w:numPr>
        <w:shd w:val="clear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ins w:id="1426" w:author="罗玮" w:date="2025-11-11T18:20:52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软件</w:t>
        </w:r>
      </w:ins>
      <w:ins w:id="1427" w:author="罗玮" w:date="2025-11-11T18:21:01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工艺</w:t>
        </w:r>
      </w:ins>
      <w:ins w:id="1428" w:author="罗玮" w:date="2025-11-11T18:30:07Z">
        <w:r>
          <w:rPr>
            <w:rFonts w:hint="eastAsia" w:cstheme="minorBidi"/>
            <w:color w:val="auto"/>
            <w:kern w:val="2"/>
            <w:sz w:val="24"/>
            <w:szCs w:val="22"/>
            <w:lang w:val="en-US" w:eastAsia="zh-CN" w:bidi="ar"/>
          </w:rPr>
          <w:t>导致的用户告知、用户培训和软件升级。</w:t>
        </w:r>
      </w:ins>
    </w:p>
    <w:p w14:paraId="43FAEBFA"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0" w:leftChars="0" w:hanging="420" w:firstLineChars="0"/>
        <w:jc w:val="left"/>
        <w:rPr>
          <w:rFonts w:hint="eastAsia" w:cstheme="minorBidi"/>
          <w:color w:val="auto"/>
          <w:kern w:val="2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工艺变更，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22"/>
          <w:lang w:val="en-US" w:eastAsia="zh-CN" w:bidi="ar"/>
        </w:rPr>
        <w:t>尽可能阐明解决方法，策划实施变更的步骤和预计关闭的时间；</w:t>
      </w:r>
    </w:p>
    <w:p w14:paraId="23321A94">
      <w:pPr>
        <w:widowControl/>
        <w:shd w:val="clear"/>
        <w:spacing w:line="360" w:lineRule="auto"/>
        <w:ind w:firstLine="480" w:firstLineChars="200"/>
        <w:jc w:val="left"/>
        <w:rPr>
          <w:rFonts w:cs="Arial"/>
          <w:kern w:val="0"/>
          <w:sz w:val="24"/>
          <w:szCs w:val="24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对于重大变更，注册应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根据各国的注册合规管理制度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进行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变更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的申报或备案，申报或备案的对象包括：欧盟公告机构（涉及CE产品）、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FDA、TGA、HC、</w:t>
      </w:r>
      <w:r>
        <w:rPr>
          <w:rFonts w:hint="eastAsia"/>
          <w:b w:val="0"/>
          <w:bCs w:val="0"/>
          <w:color w:val="auto"/>
          <w:lang w:bidi="ar"/>
        </w:rPr>
        <w:t>ANVISA</w:t>
      </w:r>
      <w:r>
        <w:rPr>
          <w:rFonts w:hint="eastAsia"/>
          <w:b w:val="0"/>
          <w:bCs w:val="0"/>
          <w:color w:val="auto"/>
          <w:lang w:eastAsia="zh-CN" w:bidi="ar"/>
        </w:rPr>
        <w:t>、</w:t>
      </w:r>
      <w:r>
        <w:rPr>
          <w:rFonts w:hint="eastAsia"/>
          <w:b w:val="0"/>
          <w:bCs w:val="0"/>
          <w:color w:val="auto"/>
          <w:lang w:bidi="ar"/>
        </w:rPr>
        <w:t>MHLW</w:t>
      </w:r>
      <w:r>
        <w:rPr>
          <w:rFonts w:hint="eastAsia"/>
          <w:b w:val="0"/>
          <w:bCs w:val="0"/>
          <w:color w:val="auto"/>
          <w:lang w:val="en-US" w:eastAsia="zh-CN" w:bidi="ar"/>
        </w:rPr>
        <w:t>等产品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生产所在地主管当局、 产品销售所在地主管当局、主要客户和第三方认证机构等，如果上述对象要求变更需得到其批准后方可实施的，注册部应在收集、整理好变更资料后，向其进行申报，并将相关信息通知变更负责人。</w:t>
      </w:r>
    </w:p>
    <w:p w14:paraId="7FA41EE9">
      <w:pPr>
        <w:pStyle w:val="4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86" w:hanging="567"/>
        <w:textAlignment w:val="auto"/>
        <w:outlineLvl w:val="2"/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</w:pPr>
      <w:bookmarkStart w:id="122" w:name="_Toc16350"/>
      <w:bookmarkStart w:id="123" w:name="_Toc10025"/>
      <w:bookmarkStart w:id="124" w:name="_Toc17957"/>
      <w:bookmarkStart w:id="125" w:name="_Toc23179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  <w:t>变更策划的评审</w:t>
      </w:r>
      <w:bookmarkEnd w:id="122"/>
      <w:bookmarkEnd w:id="123"/>
      <w:bookmarkEnd w:id="124"/>
      <w:bookmarkEnd w:id="125"/>
    </w:p>
    <w:p w14:paraId="6124C28A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变更的策划必须经过变更计划评审。由变更负责人指定的变更小组进行评审，变更计划的批准应由变更负责人和变更小组签名，这是实施变更的决策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。</w:t>
      </w:r>
    </w:p>
    <w:p w14:paraId="477FF137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如果已批准的变更计划需要修改，变更计划应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升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版。</w:t>
      </w:r>
    </w:p>
    <w:p w14:paraId="5F2F43E6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变更负责人应重新编制变更计划发起评审，再由相关变更小组成员签字批准，其中至少应包含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质量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代表。</w:t>
      </w:r>
    </w:p>
    <w:p w14:paraId="6BB158A6">
      <w:pPr>
        <w:pStyle w:val="4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86" w:hanging="567"/>
        <w:textAlignment w:val="auto"/>
        <w:outlineLvl w:val="2"/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</w:pPr>
      <w:bookmarkStart w:id="126" w:name="_Toc30062"/>
      <w:bookmarkStart w:id="127" w:name="_Toc3892"/>
      <w:bookmarkStart w:id="128" w:name="_Toc8217"/>
      <w:bookmarkStart w:id="129" w:name="_Toc32356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  <w:lang w:eastAsia="zh-CN"/>
        </w:rPr>
        <w:t>变更任务</w:t>
      </w:r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  <w:t>的实施</w:t>
      </w:r>
      <w:bookmarkEnd w:id="126"/>
      <w:bookmarkEnd w:id="127"/>
      <w:bookmarkEnd w:id="128"/>
      <w:bookmarkEnd w:id="129"/>
    </w:p>
    <w:p w14:paraId="283978AC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 xml:space="preserve">在变更计划批准后， 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通过《</w:t>
      </w:r>
      <w:r>
        <w:rPr>
          <w:rFonts w:hint="eastAsia"/>
          <w:color w:val="auto"/>
        </w:rPr>
        <w:t>变更执行单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》将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每个变更任务发送给相关任务的负责人，变更任务负责人应按照变更计划的要求完成任务.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的实施过程中，变更负责人监控整个变更的进程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。</w:t>
      </w:r>
    </w:p>
    <w:p w14:paraId="0D97270B">
      <w:pPr>
        <w:widowControl/>
        <w:shd w:val="clear"/>
        <w:spacing w:line="360" w:lineRule="auto"/>
        <w:ind w:firstLine="482" w:firstLineChars="200"/>
        <w:jc w:val="left"/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b/>
          <w:bCs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  <w:t>的实施中需要注意以下几点</w:t>
      </w:r>
    </w:p>
    <w:p w14:paraId="5539662F">
      <w:pPr>
        <w:widowControl/>
        <w:shd w:val="clear"/>
        <w:spacing w:line="360" w:lineRule="auto"/>
        <w:ind w:leftChars="0" w:firstLine="482" w:firstLineChars="200"/>
        <w:jc w:val="left"/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  <w:t>1）法规检查</w:t>
      </w:r>
    </w:p>
    <w:p w14:paraId="5972202F">
      <w:pPr>
        <w:widowControl/>
        <w:shd w:val="clear"/>
        <w:spacing w:line="360" w:lineRule="auto"/>
        <w:ind w:firstLine="480" w:firstLineChars="200"/>
        <w:jc w:val="left"/>
        <w:rPr>
          <w:rFonts w:hint="eastAsia" w:cs="Arial"/>
          <w:kern w:val="0"/>
          <w:sz w:val="24"/>
          <w:szCs w:val="24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对于重大变更，变更小组中的注册工程师负责变更的法规检查任务，由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质量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检查该任务的完成情况，注册工程师要记录变更申报、备案过程的完成结果，并附上相关文档证据。</w:t>
      </w:r>
    </w:p>
    <w:p w14:paraId="145EB7B6">
      <w:pPr>
        <w:widowControl/>
        <w:shd w:val="clear"/>
        <w:spacing w:line="360" w:lineRule="auto"/>
        <w:ind w:leftChars="0" w:firstLine="482" w:firstLineChars="200"/>
        <w:jc w:val="left"/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  <w:t>2）风险管理的要求</w:t>
      </w:r>
    </w:p>
    <w:p w14:paraId="4CBCEE1A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变更负责人要负责对变更的风险评估，完成后进行确认，如有必要，应重新对产品或过程进行危害分析，并提供所有的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风险管理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文档。</w:t>
      </w:r>
    </w:p>
    <w:p w14:paraId="6646A79C">
      <w:pPr>
        <w:widowControl/>
        <w:shd w:val="clear"/>
        <w:spacing w:line="360" w:lineRule="auto"/>
        <w:ind w:leftChars="0" w:firstLine="482" w:firstLineChars="200"/>
        <w:jc w:val="left"/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  <w:t>3）文档变更</w:t>
      </w:r>
    </w:p>
    <w:p w14:paraId="04EF2C47">
      <w:pPr>
        <w:widowControl/>
        <w:shd w:val="clear"/>
        <w:spacing w:line="360" w:lineRule="auto"/>
        <w:ind w:firstLine="480" w:firstLineChars="200"/>
        <w:jc w:val="left"/>
        <w:rPr>
          <w:rFonts w:cs="Arial"/>
          <w:kern w:val="0"/>
          <w:sz w:val="24"/>
          <w:szCs w:val="24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变更的文档必须符合《文件控制程序》要求，变更相关文档的存档和分发按照（文件控制程序》进行。</w:t>
      </w:r>
    </w:p>
    <w:p w14:paraId="30640DEB">
      <w:pPr>
        <w:widowControl/>
        <w:shd w:val="clear"/>
        <w:spacing w:line="360" w:lineRule="auto"/>
        <w:ind w:leftChars="0" w:firstLine="482" w:firstLineChars="200"/>
        <w:jc w:val="left"/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  <w:t>4）单纯变更任务</w:t>
      </w:r>
    </w:p>
    <w:p w14:paraId="3C93F775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对于没有输出受控对象的变更任务，其任务负责人必须详细记录任务的完成情况以及判断依据等，由相关的另一人进行确认后，该任务才能成功关闭。</w:t>
      </w:r>
    </w:p>
    <w:p w14:paraId="2735F8C2">
      <w:pPr>
        <w:widowControl/>
        <w:shd w:val="clear"/>
        <w:spacing w:line="360" w:lineRule="auto"/>
        <w:ind w:leftChars="0" w:firstLine="482" w:firstLineChars="200"/>
        <w:jc w:val="left"/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b/>
          <w:bCs/>
          <w:color w:val="auto"/>
          <w:kern w:val="2"/>
          <w:sz w:val="24"/>
          <w:szCs w:val="22"/>
          <w:lang w:bidi="ar"/>
        </w:rPr>
        <w:t>5）批准前的处理和标识</w:t>
      </w:r>
    </w:p>
    <w:p w14:paraId="1863758D">
      <w:pPr>
        <w:widowControl/>
        <w:shd w:val="clear"/>
        <w:spacing w:line="360" w:lineRule="auto"/>
        <w:ind w:firstLine="480" w:firstLineChars="200"/>
        <w:jc w:val="left"/>
        <w:rPr>
          <w:ins w:id="1429" w:author="罗玮" w:date="2025-06-25T11:13:48Z"/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批准前，变更实施者必须对已修改的产品、部件、原材料等标上清晰的标识（如标上“未确认件”），避免它们与正在使用的已批准的部件混淆。</w:t>
      </w:r>
    </w:p>
    <w:p w14:paraId="05CA7A0B">
      <w:pPr>
        <w:widowControl/>
        <w:shd w:val="clear"/>
        <w:spacing w:line="360" w:lineRule="auto"/>
        <w:ind w:firstLine="482" w:firstLineChars="200"/>
        <w:jc w:val="left"/>
        <w:rPr>
          <w:rFonts w:hint="eastAsia" w:eastAsiaTheme="minorEastAsia" w:cstheme="minorBidi"/>
          <w:b/>
          <w:bCs/>
          <w:color w:val="auto"/>
          <w:kern w:val="2"/>
          <w:sz w:val="24"/>
          <w:szCs w:val="22"/>
          <w:lang w:val="en-US" w:eastAsia="zh-CN" w:bidi="ar"/>
          <w:rPrChange w:id="1431" w:author="王珍临" w:date="2025-08-11T13:53:23Z">
            <w:rPr>
              <w:rFonts w:hint="default" w:eastAsiaTheme="minorEastAsia" w:cstheme="minorBidi"/>
              <w:color w:val="auto"/>
              <w:kern w:val="2"/>
              <w:sz w:val="24"/>
              <w:szCs w:val="22"/>
              <w:lang w:val="en-US" w:eastAsia="zh-CN" w:bidi="ar"/>
            </w:rPr>
          </w:rPrChange>
        </w:rPr>
        <w:pPrChange w:id="1430" w:author="王珍临" w:date="2025-08-11T13:53:23Z">
          <w:pPr>
            <w:widowControl/>
            <w:shd w:val="clear"/>
            <w:spacing w:line="360" w:lineRule="auto"/>
            <w:ind w:firstLine="480" w:firstLineChars="200"/>
            <w:jc w:val="left"/>
          </w:pPr>
        </w:pPrChange>
      </w:pPr>
      <w:ins w:id="1432" w:author="王珍临" w:date="2025-08-11T13:53:31Z">
        <w:r>
          <w:rPr>
            <w:rFonts w:hint="eastAsia" w:cstheme="minorBidi"/>
            <w:b/>
            <w:bCs/>
            <w:color w:val="auto"/>
            <w:kern w:val="2"/>
            <w:sz w:val="24"/>
            <w:szCs w:val="22"/>
            <w:lang w:val="en-US" w:eastAsia="zh-CN" w:bidi="ar"/>
          </w:rPr>
          <w:t>6</w:t>
        </w:r>
      </w:ins>
      <w:ins w:id="1433" w:author="罗玮" w:date="2025-06-25T11:13:51Z">
        <w:del w:id="1434" w:author="王珍临" w:date="2025-08-11T13:53:31Z">
          <w:r>
            <w:rPr>
              <w:rFonts w:hint="eastAsia" w:cstheme="minorBidi"/>
              <w:b/>
              <w:bCs/>
              <w:color w:val="auto"/>
              <w:kern w:val="2"/>
              <w:sz w:val="24"/>
              <w:szCs w:val="22"/>
              <w:lang w:val="en-US" w:eastAsia="zh-CN" w:bidi="ar"/>
              <w:rPrChange w:id="1435" w:author="王珍临" w:date="2025-08-11T13:53:23Z">
                <w:rPr>
                  <w:rFonts w:hint="eastAsia" w:cstheme="minorBidi"/>
                  <w:color w:val="auto"/>
                  <w:kern w:val="2"/>
                  <w:sz w:val="24"/>
                  <w:szCs w:val="22"/>
                  <w:lang w:val="en-US" w:eastAsia="zh-CN" w:bidi="ar"/>
                </w:rPr>
              </w:rPrChange>
            </w:rPr>
            <w:delText>5</w:delText>
          </w:r>
        </w:del>
      </w:ins>
      <w:ins w:id="1436" w:author="罗玮" w:date="2025-06-25T11:13:49Z">
        <w:r>
          <w:rPr>
            <w:rFonts w:hint="eastAsia" w:cstheme="minorBidi"/>
            <w:b/>
            <w:bCs/>
            <w:color w:val="auto"/>
            <w:kern w:val="2"/>
            <w:sz w:val="24"/>
            <w:szCs w:val="22"/>
            <w:lang w:eastAsia="zh-CN" w:bidi="ar"/>
            <w:rPrChange w:id="1437" w:author="王珍临" w:date="2025-08-11T13:53:23Z">
              <w:rPr>
                <w:rFonts w:hint="eastAsia" w:cstheme="minorBidi"/>
                <w:color w:val="auto"/>
                <w:kern w:val="2"/>
                <w:sz w:val="24"/>
                <w:szCs w:val="22"/>
                <w:lang w:eastAsia="zh-CN" w:bidi="ar"/>
              </w:rPr>
            </w:rPrChange>
          </w:rPr>
          <w:t>）</w:t>
        </w:r>
      </w:ins>
      <w:ins w:id="1438" w:author="罗玮" w:date="2025-06-25T11:13:57Z">
        <w:r>
          <w:rPr>
            <w:rFonts w:hint="eastAsia" w:cstheme="minorBidi"/>
            <w:b/>
            <w:bCs/>
            <w:color w:val="auto"/>
            <w:kern w:val="2"/>
            <w:sz w:val="24"/>
            <w:szCs w:val="22"/>
            <w:lang w:val="en-US" w:eastAsia="zh-CN" w:bidi="ar"/>
            <w:rPrChange w:id="1439" w:author="王珍临" w:date="2025-08-11T13:53:23Z">
              <w:rPr>
                <w:rFonts w:hint="eastAsia" w:cstheme="minorBidi"/>
                <w:color w:val="auto"/>
                <w:kern w:val="2"/>
                <w:sz w:val="24"/>
                <w:szCs w:val="22"/>
                <w:lang w:val="en-US" w:eastAsia="zh-CN" w:bidi="ar"/>
              </w:rPr>
            </w:rPrChange>
          </w:rPr>
          <w:t>注册</w:t>
        </w:r>
      </w:ins>
      <w:ins w:id="1440" w:author="罗玮" w:date="2025-06-25T11:13:59Z">
        <w:r>
          <w:rPr>
            <w:rFonts w:hint="eastAsia" w:cstheme="minorBidi"/>
            <w:b/>
            <w:bCs/>
            <w:color w:val="auto"/>
            <w:kern w:val="2"/>
            <w:sz w:val="24"/>
            <w:szCs w:val="22"/>
            <w:lang w:val="en-US" w:eastAsia="zh-CN" w:bidi="ar"/>
            <w:rPrChange w:id="1441" w:author="王珍临" w:date="2025-08-11T13:53:23Z">
              <w:rPr>
                <w:rFonts w:hint="eastAsia" w:cstheme="minorBidi"/>
                <w:color w:val="auto"/>
                <w:kern w:val="2"/>
                <w:sz w:val="24"/>
                <w:szCs w:val="22"/>
                <w:lang w:val="en-US" w:eastAsia="zh-CN" w:bidi="ar"/>
              </w:rPr>
            </w:rPrChange>
          </w:rPr>
          <w:t>检验</w:t>
        </w:r>
      </w:ins>
      <w:ins w:id="1442" w:author="罗玮" w:date="2025-06-25T11:14:07Z">
        <w:r>
          <w:rPr>
            <w:rFonts w:hint="eastAsia" w:cstheme="minorBidi"/>
            <w:b/>
            <w:bCs/>
            <w:color w:val="auto"/>
            <w:kern w:val="2"/>
            <w:sz w:val="24"/>
            <w:szCs w:val="22"/>
            <w:lang w:val="en-US" w:eastAsia="zh-CN" w:bidi="ar"/>
            <w:rPrChange w:id="1443" w:author="王珍临" w:date="2025-08-11T13:53:23Z">
              <w:rPr>
                <w:rFonts w:hint="eastAsia" w:cstheme="minorBidi"/>
                <w:color w:val="auto"/>
                <w:kern w:val="2"/>
                <w:sz w:val="24"/>
                <w:szCs w:val="22"/>
                <w:lang w:val="en-US" w:eastAsia="zh-CN" w:bidi="ar"/>
              </w:rPr>
            </w:rPrChange>
          </w:rPr>
          <w:t>的</w:t>
        </w:r>
      </w:ins>
      <w:ins w:id="1444" w:author="罗玮" w:date="2025-06-25T11:14:10Z">
        <w:r>
          <w:rPr>
            <w:rFonts w:hint="eastAsia" w:cstheme="minorBidi"/>
            <w:b/>
            <w:bCs/>
            <w:color w:val="auto"/>
            <w:kern w:val="2"/>
            <w:sz w:val="24"/>
            <w:szCs w:val="22"/>
            <w:lang w:val="en-US" w:eastAsia="zh-CN" w:bidi="ar"/>
            <w:rPrChange w:id="1445" w:author="王珍临" w:date="2025-08-11T13:53:23Z">
              <w:rPr>
                <w:rFonts w:hint="eastAsia" w:cstheme="minorBidi"/>
                <w:color w:val="auto"/>
                <w:kern w:val="2"/>
                <w:sz w:val="24"/>
                <w:szCs w:val="22"/>
                <w:lang w:val="en-US" w:eastAsia="zh-CN" w:bidi="ar"/>
              </w:rPr>
            </w:rPrChange>
          </w:rPr>
          <w:t>任务</w:t>
        </w:r>
      </w:ins>
    </w:p>
    <w:p w14:paraId="454A8C69">
      <w:pPr>
        <w:widowControl/>
        <w:shd w:val="clear"/>
        <w:spacing w:line="360" w:lineRule="auto"/>
        <w:ind w:firstLine="480" w:firstLineChars="200"/>
        <w:jc w:val="left"/>
        <w:rPr>
          <w:ins w:id="1446" w:author="罗玮" w:date="2025-11-11T18:22:25Z"/>
          <w:rFonts w:hint="eastAsia"/>
          <w:color w:val="auto"/>
          <w:lang w:val="en-US" w:eastAsia="zh-CN" w:bidi="ar"/>
        </w:rPr>
      </w:pPr>
      <w:ins w:id="1447" w:author="罗玮" w:date="2025-06-25T11:13:43Z">
        <w:r>
          <w:rPr>
            <w:rFonts w:hint="eastAsia"/>
            <w:color w:val="auto"/>
            <w:lang w:val="en-US" w:eastAsia="zh-CN" w:bidi="ar"/>
          </w:rPr>
          <w:t>与型式检验等特殊过程相关的变更的验证：针对型式检验中发现不符合项的变更，由于其具有高风险性，需采用更严格的验证标准。变更执行完毕后，进行整改项专项测试。由测试工程师针对具体整改项，编制专项验证方案，设计专用测试用例并详细记录测试过程和结果。完成测试后，编制专项验证报告，经研发、质量等多部门联合审核，确保变更符合法规要求和型式检验标准。</w:t>
        </w:r>
      </w:ins>
    </w:p>
    <w:p w14:paraId="252C9922">
      <w:pPr>
        <w:widowControl/>
        <w:numPr>
          <w:ilvl w:val="0"/>
          <w:numId w:val="10"/>
          <w:ins w:id="1449" w:author="罗玮" w:date="2025-11-11T18:22:50Z"/>
        </w:numPr>
        <w:shd w:val="clear"/>
        <w:spacing w:line="360" w:lineRule="auto"/>
        <w:ind w:firstLine="482" w:firstLineChars="200"/>
        <w:jc w:val="left"/>
        <w:rPr>
          <w:ins w:id="1450" w:author="罗玮" w:date="2025-11-11T18:22:50Z"/>
          <w:rFonts w:hint="eastAsia"/>
          <w:b/>
          <w:bCs/>
          <w:color w:val="auto"/>
          <w:lang w:val="en-US" w:eastAsia="zh-CN" w:bidi="ar"/>
        </w:rPr>
        <w:pPrChange w:id="1448" w:author="罗玮" w:date="2025-11-11T18:22:50Z">
          <w:pPr>
            <w:widowControl/>
            <w:shd w:val="clear"/>
            <w:spacing w:line="360" w:lineRule="auto"/>
            <w:ind w:firstLine="480" w:firstLineChars="200"/>
            <w:jc w:val="left"/>
          </w:pPr>
        </w:pPrChange>
      </w:pPr>
      <w:ins w:id="1451" w:author="徐蕾娜" w:date="2025-11-11T20:32:09Z">
        <w:r>
          <w:rPr>
            <w:rFonts w:hint="eastAsia"/>
            <w:b/>
            <w:bCs/>
            <w:color w:val="auto"/>
            <w:lang w:val="en-US" w:eastAsia="zh-CN" w:bidi="ar"/>
          </w:rPr>
          <w:t>上市后</w:t>
        </w:r>
      </w:ins>
      <w:ins w:id="1452" w:author="罗玮" w:date="2025-11-11T18:22:35Z">
        <w:r>
          <w:rPr>
            <w:rFonts w:hint="eastAsia"/>
            <w:b/>
            <w:bCs/>
            <w:color w:val="auto"/>
            <w:lang w:val="en-US" w:eastAsia="zh-CN" w:bidi="ar"/>
            <w:rPrChange w:id="1453" w:author="罗玮" w:date="2025-11-11T18:22:43Z">
              <w:rPr>
                <w:rFonts w:hint="eastAsia"/>
                <w:color w:val="auto"/>
                <w:lang w:val="en-US" w:eastAsia="zh-CN" w:bidi="ar"/>
              </w:rPr>
            </w:rPrChange>
          </w:rPr>
          <w:t>软件</w:t>
        </w:r>
      </w:ins>
      <w:ins w:id="1454" w:author="徐蕾娜" w:date="2025-11-11T20:34:43Z">
        <w:r>
          <w:rPr>
            <w:rFonts w:hint="eastAsia"/>
            <w:b/>
            <w:bCs/>
            <w:color w:val="auto"/>
            <w:lang w:val="en-US" w:eastAsia="zh-CN" w:bidi="ar"/>
          </w:rPr>
          <w:t>升级</w:t>
        </w:r>
      </w:ins>
      <w:ins w:id="1455" w:author="罗玮" w:date="2025-11-11T18:22:37Z">
        <w:del w:id="1456" w:author="徐蕾娜" w:date="2025-11-11T20:32:59Z">
          <w:bookmarkStart w:id="156" w:name="_GoBack"/>
          <w:bookmarkEnd w:id="156"/>
          <w:r>
            <w:rPr>
              <w:rFonts w:hint="eastAsia"/>
              <w:b/>
              <w:bCs/>
              <w:color w:val="auto"/>
              <w:lang w:val="en-US" w:eastAsia="zh-CN" w:bidi="ar"/>
              <w:rPrChange w:id="1457" w:author="罗玮" w:date="2025-11-11T18:22:43Z">
                <w:rPr>
                  <w:rFonts w:hint="eastAsia"/>
                  <w:color w:val="auto"/>
                  <w:lang w:val="en-US" w:eastAsia="zh-CN" w:bidi="ar"/>
                </w:rPr>
              </w:rPrChange>
            </w:rPr>
            <w:delText>升</w:delText>
          </w:r>
        </w:del>
      </w:ins>
      <w:ins w:id="1460" w:author="罗玮" w:date="2025-11-11T18:22:37Z">
        <w:del w:id="1461" w:author="徐蕾娜" w:date="2025-11-11T20:32:59Z">
          <w:r>
            <w:rPr>
              <w:rFonts w:hint="eastAsia"/>
              <w:b/>
              <w:bCs/>
              <w:color w:val="auto"/>
              <w:lang w:val="en-US" w:eastAsia="zh-CN" w:bidi="ar"/>
              <w:rPrChange w:id="1462" w:author="罗玮" w:date="2025-11-11T18:22:43Z">
                <w:rPr>
                  <w:rFonts w:hint="eastAsia"/>
                  <w:color w:val="auto"/>
                  <w:lang w:val="en-US" w:eastAsia="zh-CN" w:bidi="ar"/>
                </w:rPr>
              </w:rPrChange>
            </w:rPr>
            <w:delText>级</w:delText>
          </w:r>
        </w:del>
      </w:ins>
    </w:p>
    <w:p w14:paraId="7A7F514F">
      <w:pPr>
        <w:widowControl/>
        <w:shd w:val="clear"/>
        <w:spacing w:line="360" w:lineRule="auto"/>
        <w:ind w:firstLine="480" w:firstLineChars="200"/>
        <w:jc w:val="left"/>
        <w:rPr>
          <w:ins w:id="1465" w:author="罗玮" w:date="2025-11-11T18:31:12Z"/>
          <w:rFonts w:hint="eastAsia"/>
          <w:b w:val="0"/>
          <w:bCs w:val="0"/>
          <w:color w:val="auto"/>
          <w:lang w:val="en-US" w:eastAsia="zh-CN" w:bidi="ar"/>
        </w:rPr>
      </w:pPr>
      <w:ins w:id="1466" w:author="罗玮" w:date="2025-11-11T18:22:54Z">
        <w:r>
          <w:rPr>
            <w:rFonts w:hint="eastAsia"/>
            <w:b w:val="0"/>
            <w:bCs w:val="0"/>
            <w:color w:val="auto"/>
            <w:lang w:val="en-US" w:eastAsia="zh-CN" w:bidi="ar"/>
            <w:rPrChange w:id="1467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变更</w:t>
        </w:r>
      </w:ins>
      <w:ins w:id="1468" w:author="罗玮" w:date="2025-11-11T18:22:55Z">
        <w:r>
          <w:rPr>
            <w:rFonts w:hint="eastAsia"/>
            <w:b w:val="0"/>
            <w:bCs w:val="0"/>
            <w:color w:val="auto"/>
            <w:lang w:val="en-US" w:eastAsia="zh-CN" w:bidi="ar"/>
            <w:rPrChange w:id="1469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会</w:t>
        </w:r>
      </w:ins>
      <w:ins w:id="1470" w:author="罗玮" w:date="2025-11-11T18:22:58Z">
        <w:r>
          <w:rPr>
            <w:rFonts w:hint="eastAsia"/>
            <w:b w:val="0"/>
            <w:bCs w:val="0"/>
            <w:color w:val="auto"/>
            <w:lang w:val="en-US" w:eastAsia="zh-CN" w:bidi="ar"/>
            <w:rPrChange w:id="1471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导致</w:t>
        </w:r>
      </w:ins>
      <w:ins w:id="1472" w:author="罗玮" w:date="2025-11-11T18:23:00Z">
        <w:r>
          <w:rPr>
            <w:rFonts w:hint="eastAsia"/>
            <w:b w:val="0"/>
            <w:bCs w:val="0"/>
            <w:color w:val="auto"/>
            <w:lang w:val="en-US" w:eastAsia="zh-CN" w:bidi="ar"/>
            <w:rPrChange w:id="1473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软件</w:t>
        </w:r>
      </w:ins>
      <w:ins w:id="1474" w:author="罗玮" w:date="2025-11-11T18:23:01Z">
        <w:r>
          <w:rPr>
            <w:rFonts w:hint="eastAsia"/>
            <w:b w:val="0"/>
            <w:bCs w:val="0"/>
            <w:color w:val="auto"/>
            <w:lang w:val="en-US" w:eastAsia="zh-CN" w:bidi="ar"/>
            <w:rPrChange w:id="1475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的</w:t>
        </w:r>
      </w:ins>
      <w:ins w:id="1476" w:author="罗玮" w:date="2025-11-11T18:23:02Z">
        <w:r>
          <w:rPr>
            <w:rFonts w:hint="eastAsia"/>
            <w:b w:val="0"/>
            <w:bCs w:val="0"/>
            <w:color w:val="auto"/>
            <w:lang w:val="en-US" w:eastAsia="zh-CN" w:bidi="ar"/>
            <w:rPrChange w:id="1477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版本</w:t>
        </w:r>
      </w:ins>
      <w:ins w:id="1478" w:author="罗玮" w:date="2025-11-11T18:23:04Z">
        <w:r>
          <w:rPr>
            <w:rFonts w:hint="eastAsia"/>
            <w:b w:val="0"/>
            <w:bCs w:val="0"/>
            <w:color w:val="auto"/>
            <w:lang w:val="en-US" w:eastAsia="zh-CN" w:bidi="ar"/>
            <w:rPrChange w:id="1479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升级</w:t>
        </w:r>
      </w:ins>
      <w:ins w:id="1480" w:author="罗玮" w:date="2025-11-11T18:23:05Z">
        <w:r>
          <w:rPr>
            <w:rFonts w:hint="eastAsia"/>
            <w:b w:val="0"/>
            <w:bCs w:val="0"/>
            <w:color w:val="auto"/>
            <w:lang w:val="en-US" w:eastAsia="zh-CN" w:bidi="ar"/>
            <w:rPrChange w:id="1481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，</w:t>
        </w:r>
      </w:ins>
      <w:ins w:id="1482" w:author="罗玮" w:date="2025-11-11T18:24:30Z">
        <w:r>
          <w:rPr>
            <w:rFonts w:hint="eastAsia"/>
            <w:b w:val="0"/>
            <w:bCs w:val="0"/>
            <w:color w:val="auto"/>
            <w:lang w:val="en-US" w:eastAsia="zh-CN" w:bidi="ar"/>
            <w:rPrChange w:id="1483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应明确</w:t>
        </w:r>
      </w:ins>
      <w:ins w:id="1484" w:author="罗玮" w:date="2025-11-11T18:24:35Z">
        <w:r>
          <w:rPr>
            <w:rFonts w:hint="eastAsia"/>
            <w:b w:val="0"/>
            <w:bCs w:val="0"/>
            <w:color w:val="auto"/>
            <w:lang w:val="en-US" w:eastAsia="zh-CN" w:bidi="ar"/>
            <w:rPrChange w:id="1485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客户服务</w:t>
        </w:r>
      </w:ins>
      <w:ins w:id="1486" w:author="罗玮" w:date="2025-11-11T18:24:37Z">
        <w:r>
          <w:rPr>
            <w:rFonts w:hint="eastAsia"/>
            <w:b w:val="0"/>
            <w:bCs w:val="0"/>
            <w:color w:val="auto"/>
            <w:lang w:val="en-US" w:eastAsia="zh-CN" w:bidi="ar"/>
            <w:rPrChange w:id="1487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人员</w:t>
        </w:r>
      </w:ins>
      <w:ins w:id="1488" w:author="罗玮" w:date="2025-11-11T18:25:47Z">
        <w:r>
          <w:rPr>
            <w:rFonts w:hint="eastAsia"/>
            <w:b w:val="0"/>
            <w:bCs w:val="0"/>
            <w:color w:val="auto"/>
            <w:lang w:val="en-US" w:eastAsia="zh-CN" w:bidi="ar"/>
          </w:rPr>
          <w:t>对应</w:t>
        </w:r>
      </w:ins>
      <w:ins w:id="1489" w:author="罗玮" w:date="2025-11-11T18:25:48Z">
        <w:r>
          <w:rPr>
            <w:rFonts w:hint="eastAsia"/>
            <w:b w:val="0"/>
            <w:bCs w:val="0"/>
            <w:color w:val="auto"/>
            <w:lang w:val="en-US" w:eastAsia="zh-CN" w:bidi="ar"/>
          </w:rPr>
          <w:t>的</w:t>
        </w:r>
      </w:ins>
      <w:ins w:id="1490" w:author="罗玮" w:date="2025-11-11T18:24:40Z">
        <w:r>
          <w:rPr>
            <w:rFonts w:hint="eastAsia"/>
            <w:b w:val="0"/>
            <w:bCs w:val="0"/>
            <w:color w:val="auto"/>
            <w:lang w:val="en-US" w:eastAsia="zh-CN" w:bidi="ar"/>
            <w:rPrChange w:id="1491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客户</w:t>
        </w:r>
      </w:ins>
      <w:ins w:id="1492" w:author="罗玮" w:date="2025-11-11T19:04:27Z">
        <w:r>
          <w:rPr>
            <w:rFonts w:hint="eastAsia"/>
            <w:b w:val="0"/>
            <w:bCs w:val="0"/>
            <w:color w:val="auto"/>
            <w:lang w:val="en-US" w:eastAsia="zh-CN" w:bidi="ar"/>
          </w:rPr>
          <w:t>变更</w:t>
        </w:r>
      </w:ins>
      <w:ins w:id="1493" w:author="罗玮" w:date="2025-11-11T18:24:42Z">
        <w:r>
          <w:rPr>
            <w:rFonts w:hint="eastAsia"/>
            <w:b w:val="0"/>
            <w:bCs w:val="0"/>
            <w:color w:val="auto"/>
            <w:lang w:val="en-US" w:eastAsia="zh-CN" w:bidi="ar"/>
            <w:rPrChange w:id="1494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告知</w:t>
        </w:r>
      </w:ins>
      <w:ins w:id="1495" w:author="罗玮" w:date="2025-11-11T18:24:43Z">
        <w:r>
          <w:rPr>
            <w:rFonts w:hint="eastAsia"/>
            <w:b w:val="0"/>
            <w:bCs w:val="0"/>
            <w:color w:val="auto"/>
            <w:lang w:val="en-US" w:eastAsia="zh-CN" w:bidi="ar"/>
            <w:rPrChange w:id="1496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、</w:t>
        </w:r>
      </w:ins>
      <w:ins w:id="1497" w:author="罗玮" w:date="2025-11-11T18:24:45Z">
        <w:r>
          <w:rPr>
            <w:rFonts w:hint="eastAsia"/>
            <w:b w:val="0"/>
            <w:bCs w:val="0"/>
            <w:color w:val="auto"/>
            <w:lang w:val="en-US" w:eastAsia="zh-CN" w:bidi="ar"/>
            <w:rPrChange w:id="1498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客户</w:t>
        </w:r>
      </w:ins>
      <w:ins w:id="1499" w:author="罗玮" w:date="2025-11-11T18:24:47Z">
        <w:r>
          <w:rPr>
            <w:rFonts w:hint="eastAsia"/>
            <w:b w:val="0"/>
            <w:bCs w:val="0"/>
            <w:color w:val="auto"/>
            <w:lang w:val="en-US" w:eastAsia="zh-CN" w:bidi="ar"/>
            <w:rPrChange w:id="1500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培训</w:t>
        </w:r>
      </w:ins>
      <w:ins w:id="1501" w:author="罗玮" w:date="2025-11-11T18:24:48Z">
        <w:r>
          <w:rPr>
            <w:rFonts w:hint="eastAsia"/>
            <w:b w:val="0"/>
            <w:bCs w:val="0"/>
            <w:color w:val="auto"/>
            <w:lang w:val="en-US" w:eastAsia="zh-CN" w:bidi="ar"/>
            <w:rPrChange w:id="1502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和</w:t>
        </w:r>
      </w:ins>
      <w:ins w:id="1503" w:author="罗玮" w:date="2025-11-11T18:25:01Z">
        <w:r>
          <w:rPr>
            <w:rFonts w:hint="eastAsia"/>
            <w:b w:val="0"/>
            <w:bCs w:val="0"/>
            <w:color w:val="auto"/>
            <w:lang w:val="en-US" w:eastAsia="zh-CN" w:bidi="ar"/>
            <w:rPrChange w:id="1504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软件</w:t>
        </w:r>
      </w:ins>
      <w:ins w:id="1505" w:author="罗玮" w:date="2025-11-11T18:25:03Z">
        <w:r>
          <w:rPr>
            <w:rFonts w:hint="eastAsia"/>
            <w:b w:val="0"/>
            <w:bCs w:val="0"/>
            <w:color w:val="auto"/>
            <w:lang w:val="en-US" w:eastAsia="zh-CN" w:bidi="ar"/>
            <w:rPrChange w:id="1506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升级</w:t>
        </w:r>
      </w:ins>
      <w:ins w:id="1507" w:author="罗玮" w:date="2025-11-11T18:25:05Z">
        <w:r>
          <w:rPr>
            <w:rFonts w:hint="eastAsia"/>
            <w:b w:val="0"/>
            <w:bCs w:val="0"/>
            <w:color w:val="auto"/>
            <w:lang w:val="en-US" w:eastAsia="zh-CN" w:bidi="ar"/>
            <w:rPrChange w:id="1508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服务</w:t>
        </w:r>
      </w:ins>
      <w:ins w:id="1509" w:author="罗玮" w:date="2025-11-11T18:25:06Z">
        <w:r>
          <w:rPr>
            <w:rFonts w:hint="eastAsia"/>
            <w:b w:val="0"/>
            <w:bCs w:val="0"/>
            <w:color w:val="auto"/>
            <w:lang w:val="en-US" w:eastAsia="zh-CN" w:bidi="ar"/>
            <w:rPrChange w:id="1510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的</w:t>
        </w:r>
      </w:ins>
      <w:ins w:id="1511" w:author="罗玮" w:date="2025-11-11T18:25:14Z">
        <w:r>
          <w:rPr>
            <w:rFonts w:hint="eastAsia"/>
            <w:b w:val="0"/>
            <w:bCs w:val="0"/>
            <w:color w:val="auto"/>
            <w:lang w:val="en-US" w:eastAsia="zh-CN" w:bidi="ar"/>
            <w:rPrChange w:id="1512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任务</w:t>
        </w:r>
      </w:ins>
      <w:ins w:id="1513" w:author="罗玮" w:date="2025-11-11T18:25:15Z">
        <w:r>
          <w:rPr>
            <w:rFonts w:hint="eastAsia"/>
            <w:b w:val="0"/>
            <w:bCs w:val="0"/>
            <w:color w:val="auto"/>
            <w:lang w:val="en-US" w:eastAsia="zh-CN" w:bidi="ar"/>
            <w:rPrChange w:id="1514" w:author="罗玮" w:date="2025-11-11T18:25:21Z">
              <w:rPr>
                <w:rFonts w:hint="eastAsia"/>
                <w:b/>
                <w:bCs/>
                <w:color w:val="auto"/>
                <w:lang w:val="en-US" w:eastAsia="zh-CN" w:bidi="ar"/>
              </w:rPr>
            </w:rPrChange>
          </w:rPr>
          <w:t>。</w:t>
        </w:r>
      </w:ins>
    </w:p>
    <w:p w14:paraId="2768F6C7">
      <w:pPr>
        <w:widowControl/>
        <w:shd w:val="clear"/>
        <w:spacing w:line="360" w:lineRule="auto"/>
        <w:ind w:firstLine="480" w:firstLineChars="200"/>
        <w:jc w:val="left"/>
        <w:rPr>
          <w:rFonts w:hint="default"/>
          <w:b w:val="0"/>
          <w:bCs w:val="0"/>
          <w:color w:val="auto"/>
          <w:lang w:val="en-US" w:eastAsia="zh-CN" w:bidi="ar"/>
          <w:rPrChange w:id="1515" w:author="罗玮" w:date="2025-11-11T19:18:02Z">
            <w:rPr>
              <w:rFonts w:hint="default"/>
              <w:color w:val="auto"/>
              <w:lang w:val="en-US" w:eastAsia="zh-CN" w:bidi="ar"/>
            </w:rPr>
          </w:rPrChange>
        </w:rPr>
      </w:pPr>
      <w:ins w:id="1516" w:author="罗玮" w:date="2025-11-11T18:31:18Z">
        <w:r>
          <w:rPr>
            <w:rFonts w:hint="eastAsia"/>
            <w:b w:val="0"/>
            <w:bCs w:val="0"/>
            <w:color w:val="auto"/>
            <w:lang w:val="en-US" w:eastAsia="zh-CN" w:bidi="ar"/>
          </w:rPr>
          <w:t>该任务</w:t>
        </w:r>
      </w:ins>
      <w:ins w:id="1517" w:author="罗玮" w:date="2025-11-11T18:31:31Z">
        <w:r>
          <w:rPr>
            <w:rFonts w:hint="eastAsia"/>
            <w:b w:val="0"/>
            <w:bCs w:val="0"/>
            <w:color w:val="auto"/>
            <w:lang w:val="en-US" w:eastAsia="zh-CN" w:bidi="ar"/>
          </w:rPr>
          <w:t>来源</w:t>
        </w:r>
      </w:ins>
      <w:ins w:id="1518" w:author="罗玮" w:date="2025-11-11T18:31:33Z">
        <w:r>
          <w:rPr>
            <w:rFonts w:hint="eastAsia"/>
            <w:b w:val="0"/>
            <w:bCs w:val="0"/>
            <w:color w:val="auto"/>
            <w:lang w:val="en-US" w:eastAsia="zh-CN" w:bidi="ar"/>
          </w:rPr>
          <w:t>于</w:t>
        </w:r>
      </w:ins>
      <w:ins w:id="1519" w:author="罗玮" w:date="2025-11-11T18:31:42Z">
        <w:r>
          <w:rPr>
            <w:rFonts w:hint="eastAsia"/>
            <w:b w:val="0"/>
            <w:bCs w:val="0"/>
            <w:color w:val="auto"/>
            <w:lang w:val="en-US" w:eastAsia="zh-CN" w:bidi="ar"/>
          </w:rPr>
          <w:t>变更</w:t>
        </w:r>
      </w:ins>
      <w:ins w:id="1520" w:author="罗玮" w:date="2025-11-11T19:04:48Z">
        <w:r>
          <w:rPr>
            <w:rFonts w:hint="eastAsia"/>
            <w:b w:val="0"/>
            <w:bCs w:val="0"/>
            <w:color w:val="auto"/>
            <w:lang w:val="en-US" w:eastAsia="zh-CN" w:bidi="ar"/>
          </w:rPr>
          <w:t>可能</w:t>
        </w:r>
      </w:ins>
      <w:ins w:id="1521" w:author="罗玮" w:date="2025-11-11T18:31:44Z">
        <w:r>
          <w:rPr>
            <w:rFonts w:hint="eastAsia"/>
            <w:b w:val="0"/>
            <w:bCs w:val="0"/>
            <w:color w:val="auto"/>
            <w:lang w:val="en-US" w:eastAsia="zh-CN" w:bidi="ar"/>
          </w:rPr>
          <w:t>导致</w:t>
        </w:r>
      </w:ins>
      <w:ins w:id="1522" w:author="罗玮" w:date="2025-11-11T18:31:45Z">
        <w:r>
          <w:rPr>
            <w:rFonts w:hint="eastAsia"/>
            <w:b w:val="0"/>
            <w:bCs w:val="0"/>
            <w:color w:val="auto"/>
            <w:lang w:val="en-US" w:eastAsia="zh-CN" w:bidi="ar"/>
          </w:rPr>
          <w:t>的</w:t>
        </w:r>
      </w:ins>
      <w:ins w:id="1523" w:author="罗玮" w:date="2025-11-11T18:31:47Z">
        <w:r>
          <w:rPr>
            <w:rFonts w:hint="eastAsia"/>
            <w:b w:val="0"/>
            <w:bCs w:val="0"/>
            <w:color w:val="auto"/>
            <w:lang w:val="en-US" w:eastAsia="zh-CN" w:bidi="ar"/>
          </w:rPr>
          <w:t>软件</w:t>
        </w:r>
      </w:ins>
      <w:ins w:id="1524" w:author="罗玮" w:date="2025-11-11T18:31:50Z">
        <w:r>
          <w:rPr>
            <w:rFonts w:hint="eastAsia"/>
            <w:b w:val="0"/>
            <w:bCs w:val="0"/>
            <w:color w:val="auto"/>
            <w:lang w:val="en-US" w:eastAsia="zh-CN" w:bidi="ar"/>
          </w:rPr>
          <w:t>升级</w:t>
        </w:r>
      </w:ins>
      <w:ins w:id="1525" w:author="罗玮" w:date="2025-11-11T19:04:52Z">
        <w:r>
          <w:rPr>
            <w:rFonts w:hint="eastAsia"/>
            <w:b w:val="0"/>
            <w:bCs w:val="0"/>
            <w:color w:val="auto"/>
            <w:lang w:val="en-US" w:eastAsia="zh-CN" w:bidi="ar"/>
          </w:rPr>
          <w:t>；</w:t>
        </w:r>
      </w:ins>
      <w:ins w:id="1526" w:author="罗玮" w:date="2025-11-11T18:31:54Z">
        <w:r>
          <w:rPr>
            <w:rFonts w:hint="eastAsia"/>
            <w:b w:val="0"/>
            <w:bCs w:val="0"/>
            <w:color w:val="auto"/>
            <w:lang w:val="en-US" w:eastAsia="zh-CN" w:bidi="ar"/>
          </w:rPr>
          <w:t>并</w:t>
        </w:r>
      </w:ins>
      <w:ins w:id="1527" w:author="罗玮" w:date="2025-11-11T19:17:03Z">
        <w:r>
          <w:rPr>
            <w:rFonts w:hint="eastAsia"/>
            <w:b w:val="0"/>
            <w:bCs w:val="0"/>
            <w:color w:val="auto"/>
            <w:lang w:val="en-US" w:eastAsia="zh-CN" w:bidi="ar"/>
          </w:rPr>
          <w:t>遵循</w:t>
        </w:r>
      </w:ins>
      <w:ins w:id="1528" w:author="罗玮" w:date="2025-11-11T18:32:03Z">
        <w:r>
          <w:rPr>
            <w:rFonts w:hint="eastAsia"/>
            <w:b w:val="0"/>
            <w:bCs w:val="0"/>
            <w:color w:val="auto"/>
            <w:lang w:val="en-US" w:eastAsia="zh-CN" w:bidi="ar"/>
          </w:rPr>
          <w:t>《</w:t>
        </w:r>
      </w:ins>
      <w:ins w:id="1529" w:author="罗玮" w:date="2025-11-11T18:32:05Z">
        <w:r>
          <w:rPr>
            <w:rFonts w:hint="eastAsia"/>
            <w:b w:val="0"/>
            <w:bCs w:val="0"/>
            <w:color w:val="auto"/>
            <w:lang w:val="en-US" w:eastAsia="zh-CN" w:bidi="ar"/>
          </w:rPr>
          <w:t>变更</w:t>
        </w:r>
      </w:ins>
      <w:ins w:id="1530" w:author="罗玮" w:date="2025-11-11T18:32:08Z">
        <w:r>
          <w:rPr>
            <w:rFonts w:hint="eastAsia"/>
            <w:b w:val="0"/>
            <w:bCs w:val="0"/>
            <w:color w:val="auto"/>
            <w:lang w:val="en-US" w:eastAsia="zh-CN" w:bidi="ar"/>
          </w:rPr>
          <w:t>控制</w:t>
        </w:r>
      </w:ins>
      <w:ins w:id="1531" w:author="罗玮" w:date="2025-11-11T18:32:11Z">
        <w:r>
          <w:rPr>
            <w:rFonts w:hint="eastAsia"/>
            <w:b w:val="0"/>
            <w:bCs w:val="0"/>
            <w:color w:val="auto"/>
            <w:lang w:val="en-US" w:eastAsia="zh-CN" w:bidi="ar"/>
          </w:rPr>
          <w:t>程序</w:t>
        </w:r>
      </w:ins>
      <w:ins w:id="1532" w:author="罗玮" w:date="2025-11-11T18:32:03Z">
        <w:r>
          <w:rPr>
            <w:rFonts w:hint="eastAsia"/>
            <w:b w:val="0"/>
            <w:bCs w:val="0"/>
            <w:color w:val="auto"/>
            <w:lang w:val="en-US" w:eastAsia="zh-CN" w:bidi="ar"/>
          </w:rPr>
          <w:t>》</w:t>
        </w:r>
      </w:ins>
      <w:ins w:id="1533" w:author="罗玮" w:date="2025-11-11T19:09:32Z">
        <w:r>
          <w:rPr>
            <w:rFonts w:hint="eastAsia"/>
            <w:b w:val="0"/>
            <w:bCs w:val="0"/>
            <w:color w:val="auto"/>
            <w:lang w:val="en-US" w:eastAsia="zh-CN" w:bidi="ar"/>
          </w:rPr>
          <w:t>经过</w:t>
        </w:r>
      </w:ins>
      <w:ins w:id="1534" w:author="罗玮" w:date="2025-11-11T19:09:35Z">
        <w:r>
          <w:rPr>
            <w:rFonts w:hint="eastAsia"/>
            <w:b w:val="0"/>
            <w:bCs w:val="0"/>
            <w:color w:val="auto"/>
            <w:lang w:val="en-US" w:eastAsia="zh-CN" w:bidi="ar"/>
          </w:rPr>
          <w:t>变更</w:t>
        </w:r>
      </w:ins>
      <w:ins w:id="1535" w:author="罗玮" w:date="2025-11-11T19:08:35Z">
        <w:r>
          <w:rPr>
            <w:rFonts w:hint="eastAsia"/>
            <w:color w:val="auto"/>
          </w:rPr>
          <w:t>提出、决定、计划、审批、实施</w:t>
        </w:r>
      </w:ins>
      <w:ins w:id="1536" w:author="罗玮" w:date="2025-11-11T19:08:45Z">
        <w:r>
          <w:rPr>
            <w:rFonts w:hint="eastAsia"/>
            <w:color w:val="auto"/>
            <w:lang w:eastAsia="zh-CN"/>
          </w:rPr>
          <w:t>（</w:t>
        </w:r>
      </w:ins>
      <w:ins w:id="1537" w:author="罗玮" w:date="2025-11-11T19:08:55Z">
        <w:r>
          <w:rPr>
            <w:rFonts w:hint="eastAsia"/>
            <w:b w:val="0"/>
            <w:bCs w:val="0"/>
            <w:color w:val="auto"/>
            <w:lang w:val="en-US" w:eastAsia="zh-CN" w:bidi="ar"/>
          </w:rPr>
          <w:t>经过验证</w:t>
        </w:r>
      </w:ins>
      <w:ins w:id="1538" w:author="罗玮" w:date="2025-11-11T19:17:18Z">
        <w:r>
          <w:rPr>
            <w:rFonts w:hint="eastAsia"/>
            <w:b w:val="0"/>
            <w:bCs w:val="0"/>
            <w:color w:val="auto"/>
            <w:lang w:val="en-US" w:eastAsia="zh-CN" w:bidi="ar"/>
          </w:rPr>
          <w:t>，</w:t>
        </w:r>
      </w:ins>
      <w:ins w:id="1539" w:author="罗玮" w:date="2025-11-11T19:08:55Z">
        <w:r>
          <w:rPr>
            <w:rFonts w:hint="eastAsia"/>
            <w:b w:val="0"/>
            <w:bCs w:val="0"/>
            <w:color w:val="auto"/>
            <w:lang w:val="en-US" w:eastAsia="zh-CN" w:bidi="ar"/>
          </w:rPr>
          <w:t>适当时， 经确认</w:t>
        </w:r>
      </w:ins>
      <w:ins w:id="1540" w:author="罗玮" w:date="2025-11-11T19:08:45Z">
        <w:r>
          <w:rPr>
            <w:rFonts w:hint="eastAsia"/>
            <w:color w:val="auto"/>
            <w:lang w:eastAsia="zh-CN"/>
          </w:rPr>
          <w:t>）</w:t>
        </w:r>
      </w:ins>
      <w:ins w:id="1541" w:author="罗玮" w:date="2025-11-11T19:08:35Z">
        <w:r>
          <w:rPr>
            <w:rFonts w:hint="eastAsia"/>
            <w:color w:val="auto"/>
          </w:rPr>
          <w:t>、</w:t>
        </w:r>
      </w:ins>
      <w:ins w:id="1542" w:author="罗玮" w:date="2025-11-11T19:09:17Z">
        <w:r>
          <w:rPr>
            <w:rFonts w:hint="eastAsia"/>
            <w:b w:val="0"/>
            <w:bCs w:val="0"/>
            <w:color w:val="auto"/>
            <w:lang w:val="en-US" w:eastAsia="zh-CN" w:bidi="ar"/>
          </w:rPr>
          <w:t>经过批准</w:t>
        </w:r>
      </w:ins>
      <w:ins w:id="1543" w:author="罗玮" w:date="2025-11-11T19:08:35Z">
        <w:r>
          <w:rPr>
            <w:rFonts w:hint="eastAsia"/>
            <w:color w:val="auto"/>
          </w:rPr>
          <w:t>发布</w:t>
        </w:r>
      </w:ins>
      <w:ins w:id="1544" w:author="罗玮" w:date="2025-11-11T19:09:38Z">
        <w:r>
          <w:rPr>
            <w:rFonts w:hint="eastAsia"/>
            <w:color w:val="auto"/>
            <w:lang w:eastAsia="zh-CN"/>
          </w:rPr>
          <w:t>。</w:t>
        </w:r>
      </w:ins>
      <w:ins w:id="1545" w:author="罗玮" w:date="2025-11-11T19:09:46Z">
        <w:r>
          <w:rPr>
            <w:rFonts w:hint="eastAsia"/>
            <w:color w:val="auto"/>
            <w:lang w:val="en-US" w:eastAsia="zh-CN"/>
          </w:rPr>
          <w:t>计划</w:t>
        </w:r>
      </w:ins>
      <w:ins w:id="1546" w:author="罗玮" w:date="2025-11-11T19:09:47Z">
        <w:r>
          <w:rPr>
            <w:rFonts w:hint="eastAsia"/>
            <w:color w:val="auto"/>
            <w:lang w:val="en-US" w:eastAsia="zh-CN"/>
          </w:rPr>
          <w:t>阶段</w:t>
        </w:r>
      </w:ins>
      <w:ins w:id="1547" w:author="罗玮" w:date="2025-11-11T19:11:13Z">
        <w:r>
          <w:rPr>
            <w:rFonts w:hint="eastAsia"/>
            <w:color w:val="auto"/>
            <w:lang w:val="en-US" w:eastAsia="zh-CN"/>
          </w:rPr>
          <w:t>形成</w:t>
        </w:r>
      </w:ins>
      <w:ins w:id="1548" w:author="罗玮" w:date="2025-11-11T19:17:33Z">
        <w:r>
          <w:rPr>
            <w:rFonts w:hint="eastAsia"/>
            <w:color w:val="auto"/>
            <w:lang w:val="en-US" w:eastAsia="zh-CN"/>
          </w:rPr>
          <w:t>《</w:t>
        </w:r>
      </w:ins>
      <w:ins w:id="1549" w:author="罗玮" w:date="2025-11-11T19:17:38Z">
        <w:r>
          <w:rPr>
            <w:rFonts w:hint="eastAsia"/>
            <w:color w:val="auto"/>
            <w:lang w:val="en-US" w:eastAsia="zh-CN"/>
          </w:rPr>
          <w:t>变更告知单</w:t>
        </w:r>
      </w:ins>
      <w:ins w:id="1550" w:author="罗玮" w:date="2025-11-11T19:17:33Z">
        <w:r>
          <w:rPr>
            <w:rFonts w:hint="eastAsia"/>
            <w:color w:val="auto"/>
            <w:lang w:val="en-US" w:eastAsia="zh-CN"/>
          </w:rPr>
          <w:t>》</w:t>
        </w:r>
      </w:ins>
      <w:ins w:id="1551" w:author="罗玮" w:date="2025-11-11T19:09:56Z">
        <w:r>
          <w:rPr>
            <w:rFonts w:hint="eastAsia"/>
            <w:color w:val="auto"/>
            <w:lang w:val="en-US" w:eastAsia="zh-CN"/>
          </w:rPr>
          <w:t>和</w:t>
        </w:r>
      </w:ins>
      <w:ins w:id="1552" w:author="罗玮" w:date="2025-11-11T19:17:40Z">
        <w:r>
          <w:rPr>
            <w:rFonts w:hint="eastAsia"/>
            <w:color w:val="auto"/>
            <w:lang w:val="en-US" w:eastAsia="zh-CN"/>
          </w:rPr>
          <w:t>《</w:t>
        </w:r>
      </w:ins>
      <w:ins w:id="1553" w:author="罗玮" w:date="2025-11-11T19:17:45Z">
        <w:r>
          <w:rPr>
            <w:rFonts w:hint="eastAsia"/>
            <w:color w:val="auto"/>
            <w:lang w:val="en-US" w:eastAsia="zh-CN"/>
          </w:rPr>
          <w:t>变更申请单</w:t>
        </w:r>
      </w:ins>
      <w:ins w:id="1554" w:author="罗玮" w:date="2025-11-11T19:17:40Z">
        <w:r>
          <w:rPr>
            <w:rFonts w:hint="eastAsia"/>
            <w:color w:val="auto"/>
            <w:lang w:val="en-US" w:eastAsia="zh-CN"/>
          </w:rPr>
          <w:t>》</w:t>
        </w:r>
      </w:ins>
      <w:ins w:id="1555" w:author="罗玮" w:date="2025-11-11T19:10:19Z">
        <w:r>
          <w:rPr>
            <w:rFonts w:hint="eastAsia"/>
            <w:color w:val="auto"/>
            <w:lang w:val="en-US" w:eastAsia="zh-CN"/>
          </w:rPr>
          <w:t>，</w:t>
        </w:r>
      </w:ins>
      <w:ins w:id="1556" w:author="罗玮" w:date="2025-11-11T19:11:17Z">
        <w:r>
          <w:rPr>
            <w:rFonts w:hint="eastAsia"/>
            <w:b w:val="0"/>
            <w:bCs w:val="0"/>
            <w:color w:val="auto"/>
            <w:lang w:val="en-US" w:eastAsia="zh-CN"/>
            <w:rPrChange w:id="1557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实施</w:t>
        </w:r>
      </w:ins>
      <w:ins w:id="1558" w:author="罗玮" w:date="2025-11-11T19:11:21Z">
        <w:r>
          <w:rPr>
            <w:rFonts w:hint="eastAsia"/>
            <w:b w:val="0"/>
            <w:bCs w:val="0"/>
            <w:color w:val="auto"/>
            <w:lang w:val="en-US" w:eastAsia="zh-CN"/>
            <w:rPrChange w:id="1559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阶段</w:t>
        </w:r>
      </w:ins>
      <w:ins w:id="1560" w:author="罗玮" w:date="2025-11-11T19:11:25Z">
        <w:r>
          <w:rPr>
            <w:rFonts w:hint="eastAsia"/>
            <w:b w:val="0"/>
            <w:bCs w:val="0"/>
            <w:color w:val="auto"/>
            <w:lang w:val="en-US" w:eastAsia="zh-CN"/>
            <w:rPrChange w:id="1561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形成</w:t>
        </w:r>
      </w:ins>
      <w:ins w:id="1562" w:author="罗玮" w:date="2025-11-11T19:10:46Z">
        <w:r>
          <w:rPr>
            <w:rFonts w:hint="eastAsia"/>
            <w:b w:val="0"/>
            <w:bCs w:val="0"/>
            <w:color w:val="auto"/>
            <w:lang w:val="en-US" w:eastAsia="zh-CN"/>
            <w:rPrChange w:id="1563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《</w:t>
        </w:r>
      </w:ins>
      <w:ins w:id="1564" w:author="罗玮" w:date="2025-11-11T19:10:50Z">
        <w:r>
          <w:rPr>
            <w:rFonts w:hint="eastAsia"/>
            <w:b w:val="0"/>
            <w:bCs w:val="0"/>
            <w:color w:val="auto"/>
            <w:lang w:val="en-US" w:eastAsia="zh-CN"/>
            <w:rPrChange w:id="1565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变更</w:t>
        </w:r>
      </w:ins>
      <w:ins w:id="1566" w:author="罗玮" w:date="2025-11-11T19:10:52Z">
        <w:r>
          <w:rPr>
            <w:rFonts w:hint="eastAsia"/>
            <w:b w:val="0"/>
            <w:bCs w:val="0"/>
            <w:color w:val="auto"/>
            <w:lang w:val="en-US" w:eastAsia="zh-CN"/>
            <w:rPrChange w:id="1567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执行</w:t>
        </w:r>
      </w:ins>
      <w:ins w:id="1568" w:author="罗玮" w:date="2025-11-11T19:10:54Z">
        <w:r>
          <w:rPr>
            <w:rFonts w:hint="eastAsia"/>
            <w:b w:val="0"/>
            <w:bCs w:val="0"/>
            <w:color w:val="auto"/>
            <w:lang w:val="en-US" w:eastAsia="zh-CN"/>
            <w:rPrChange w:id="1569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单</w:t>
        </w:r>
      </w:ins>
      <w:ins w:id="1570" w:author="罗玮" w:date="2025-11-11T19:10:46Z">
        <w:r>
          <w:rPr>
            <w:rFonts w:hint="eastAsia"/>
            <w:b w:val="0"/>
            <w:bCs w:val="0"/>
            <w:color w:val="auto"/>
            <w:lang w:val="en-US" w:eastAsia="zh-CN"/>
            <w:rPrChange w:id="1571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》</w:t>
        </w:r>
      </w:ins>
      <w:ins w:id="1572" w:author="罗玮" w:date="2025-11-11T19:11:39Z">
        <w:r>
          <w:rPr>
            <w:rFonts w:hint="eastAsia"/>
            <w:b w:val="0"/>
            <w:bCs w:val="0"/>
            <w:color w:val="auto"/>
            <w:lang w:val="en-US" w:eastAsia="zh-CN"/>
            <w:rPrChange w:id="1573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、</w:t>
        </w:r>
      </w:ins>
      <w:ins w:id="1574" w:author="罗玮" w:date="2025-11-11T19:16:18Z">
        <w:r>
          <w:rPr>
            <w:rFonts w:hint="eastAsia"/>
            <w:b w:val="0"/>
            <w:bCs w:val="0"/>
            <w:color w:val="auto"/>
            <w:lang w:val="en-US" w:eastAsia="zh-CN"/>
            <w:rPrChange w:id="1575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用户</w:t>
        </w:r>
      </w:ins>
      <w:ins w:id="1576" w:author="罗玮" w:date="2025-11-11T19:16:20Z">
        <w:r>
          <w:rPr>
            <w:rFonts w:hint="eastAsia"/>
            <w:b w:val="0"/>
            <w:bCs w:val="0"/>
            <w:color w:val="auto"/>
            <w:lang w:val="en-US" w:eastAsia="zh-CN"/>
            <w:rPrChange w:id="1577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培训</w:t>
        </w:r>
      </w:ins>
      <w:ins w:id="1578" w:author="罗玮" w:date="2025-11-11T19:16:21Z">
        <w:r>
          <w:rPr>
            <w:rFonts w:hint="eastAsia"/>
            <w:b w:val="0"/>
            <w:bCs w:val="0"/>
            <w:color w:val="auto"/>
            <w:lang w:val="en-US" w:eastAsia="zh-CN"/>
            <w:rPrChange w:id="1579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（</w:t>
        </w:r>
      </w:ins>
      <w:ins w:id="1580" w:author="罗玮" w:date="2025-11-11T19:16:24Z">
        <w:r>
          <w:rPr>
            <w:rFonts w:hint="eastAsia"/>
            <w:b w:val="0"/>
            <w:bCs w:val="0"/>
            <w:color w:val="auto"/>
            <w:lang w:val="en-US" w:eastAsia="zh-CN"/>
            <w:rPrChange w:id="1581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记录</w:t>
        </w:r>
      </w:ins>
      <w:ins w:id="1582" w:author="罗玮" w:date="2025-11-11T19:16:22Z">
        <w:r>
          <w:rPr>
            <w:rFonts w:hint="eastAsia"/>
            <w:b w:val="0"/>
            <w:bCs w:val="0"/>
            <w:color w:val="auto"/>
            <w:lang w:val="en-US" w:eastAsia="zh-CN"/>
            <w:rPrChange w:id="1583" w:author="罗玮" w:date="2025-11-11T19:18:02Z">
              <w:rPr>
                <w:rFonts w:hint="eastAsia"/>
                <w:color w:val="auto"/>
                <w:lang w:val="en-US" w:eastAsia="zh-CN"/>
              </w:rPr>
            </w:rPrChange>
          </w:rPr>
          <w:t>）</w:t>
        </w:r>
      </w:ins>
      <w:ins w:id="1584" w:author="罗玮" w:date="2025-11-11T19:15:34Z">
        <w:r>
          <w:rPr>
            <w:rFonts w:hint="eastAsia"/>
            <w:b w:val="0"/>
            <w:bCs w:val="0"/>
            <w:color w:val="auto"/>
            <w:lang w:val="en-US" w:eastAsia="zh-CN" w:bidi="ar"/>
          </w:rPr>
          <w:t>和</w:t>
        </w:r>
      </w:ins>
      <w:ins w:id="1585" w:author="罗玮" w:date="2025-11-11T19:15:37Z">
        <w:r>
          <w:rPr>
            <w:rFonts w:hint="eastAsia"/>
            <w:b w:val="0"/>
            <w:bCs w:val="0"/>
            <w:color w:val="auto"/>
            <w:lang w:val="en-US" w:eastAsia="zh-CN" w:bidi="ar"/>
          </w:rPr>
          <w:t>软件</w:t>
        </w:r>
      </w:ins>
      <w:ins w:id="1586" w:author="罗玮" w:date="2025-11-11T19:15:40Z">
        <w:r>
          <w:rPr>
            <w:rFonts w:hint="eastAsia"/>
            <w:b w:val="0"/>
            <w:bCs w:val="0"/>
            <w:color w:val="auto"/>
            <w:lang w:val="en-US" w:eastAsia="zh-CN" w:bidi="ar"/>
          </w:rPr>
          <w:t>升级</w:t>
        </w:r>
      </w:ins>
      <w:ins w:id="1587" w:author="罗玮" w:date="2025-11-11T19:16:07Z">
        <w:r>
          <w:rPr>
            <w:rFonts w:hint="eastAsia"/>
            <w:b w:val="0"/>
            <w:bCs w:val="0"/>
            <w:color w:val="auto"/>
            <w:lang w:val="en-US" w:eastAsia="zh-CN" w:bidi="ar"/>
          </w:rPr>
          <w:t>《</w:t>
        </w:r>
      </w:ins>
      <w:ins w:id="1588" w:author="罗玮" w:date="2025-11-11T19:16:08Z">
        <w:r>
          <w:rPr>
            <w:rFonts w:hint="eastAsia" w:cstheme="minorBidi"/>
            <w:b w:val="0"/>
            <w:bCs w:val="0"/>
            <w:color w:val="auto"/>
            <w:kern w:val="2"/>
            <w:sz w:val="24"/>
            <w:szCs w:val="22"/>
            <w:lang w:val="en-US" w:eastAsia="zh-CN" w:bidi="ar"/>
            <w:rPrChange w:id="1589" w:author="罗玮" w:date="2025-11-11T19:18:02Z">
              <w:rPr>
                <w:rFonts w:hint="eastAsia" w:cstheme="minorBidi"/>
                <w:bCs w:val="0"/>
                <w:color w:val="auto"/>
                <w:kern w:val="2"/>
                <w:sz w:val="24"/>
                <w:szCs w:val="22"/>
                <w:lang w:val="en-US" w:eastAsia="zh-CN" w:bidi="ar"/>
              </w:rPr>
            </w:rPrChange>
          </w:rPr>
          <w:t>售后服务记录</w:t>
        </w:r>
      </w:ins>
      <w:ins w:id="1590" w:author="罗玮" w:date="2025-11-11T19:16:07Z">
        <w:r>
          <w:rPr>
            <w:rFonts w:hint="eastAsia"/>
            <w:b w:val="0"/>
            <w:bCs w:val="0"/>
            <w:color w:val="auto"/>
            <w:lang w:val="en-US" w:eastAsia="zh-CN" w:bidi="ar"/>
          </w:rPr>
          <w:t>》</w:t>
        </w:r>
      </w:ins>
      <w:ins w:id="1591" w:author="罗玮" w:date="2025-11-11T19:20:05Z">
        <w:r>
          <w:rPr>
            <w:rFonts w:hint="eastAsia"/>
            <w:b w:val="0"/>
            <w:bCs w:val="0"/>
            <w:color w:val="auto"/>
            <w:lang w:val="en-US" w:eastAsia="zh-CN" w:bidi="ar"/>
          </w:rPr>
          <w:t>，</w:t>
        </w:r>
      </w:ins>
      <w:ins w:id="1592" w:author="罗玮" w:date="2025-11-11T19:20:09Z">
        <w:r>
          <w:rPr>
            <w:rFonts w:hint="eastAsia"/>
            <w:b w:val="0"/>
            <w:bCs w:val="0"/>
            <w:color w:val="auto"/>
            <w:lang w:val="en-US" w:eastAsia="zh-CN" w:bidi="ar"/>
          </w:rPr>
          <w:t>最终</w:t>
        </w:r>
      </w:ins>
      <w:ins w:id="1593" w:author="罗玮" w:date="2025-11-11T19:20:11Z">
        <w:r>
          <w:rPr>
            <w:rFonts w:hint="eastAsia"/>
            <w:b w:val="0"/>
            <w:bCs w:val="0"/>
            <w:color w:val="auto"/>
            <w:lang w:val="en-US" w:eastAsia="zh-CN" w:bidi="ar"/>
          </w:rPr>
          <w:t>进行</w:t>
        </w:r>
      </w:ins>
      <w:ins w:id="1594" w:author="罗玮" w:date="2025-11-11T19:20:13Z">
        <w:r>
          <w:rPr>
            <w:rFonts w:hint="eastAsia"/>
            <w:b w:val="0"/>
            <w:bCs w:val="0"/>
            <w:color w:val="auto"/>
            <w:lang w:val="en-US" w:eastAsia="zh-CN" w:bidi="ar"/>
          </w:rPr>
          <w:t>变更的</w:t>
        </w:r>
      </w:ins>
      <w:ins w:id="1595" w:author="罗玮" w:date="2025-11-11T19:20:15Z">
        <w:r>
          <w:rPr>
            <w:rFonts w:hint="eastAsia"/>
            <w:b w:val="0"/>
            <w:bCs w:val="0"/>
            <w:color w:val="auto"/>
            <w:lang w:val="en-US" w:eastAsia="zh-CN" w:bidi="ar"/>
          </w:rPr>
          <w:t>整体</w:t>
        </w:r>
      </w:ins>
      <w:ins w:id="1596" w:author="罗玮" w:date="2025-11-11T19:20:20Z">
        <w:r>
          <w:rPr>
            <w:rFonts w:hint="eastAsia"/>
            <w:b w:val="0"/>
            <w:bCs w:val="0"/>
            <w:color w:val="auto"/>
            <w:lang w:val="en-US" w:eastAsia="zh-CN" w:bidi="ar"/>
          </w:rPr>
          <w:t>评审</w:t>
        </w:r>
      </w:ins>
      <w:ins w:id="1597" w:author="罗玮" w:date="2025-11-11T19:20:22Z">
        <w:r>
          <w:rPr>
            <w:rFonts w:hint="eastAsia"/>
            <w:b w:val="0"/>
            <w:bCs w:val="0"/>
            <w:color w:val="auto"/>
            <w:lang w:val="en-US" w:eastAsia="zh-CN" w:bidi="ar"/>
          </w:rPr>
          <w:t>《</w:t>
        </w:r>
      </w:ins>
      <w:ins w:id="1598" w:author="罗玮" w:date="2025-11-11T19:20:26Z">
        <w:r>
          <w:rPr>
            <w:rFonts w:hint="eastAsia"/>
            <w:b w:val="0"/>
            <w:bCs w:val="0"/>
            <w:color w:val="auto"/>
            <w:lang w:val="en-US" w:eastAsia="zh-CN" w:bidi="ar"/>
          </w:rPr>
          <w:t>变更</w:t>
        </w:r>
      </w:ins>
      <w:ins w:id="1599" w:author="罗玮" w:date="2025-11-11T19:20:30Z">
        <w:r>
          <w:rPr>
            <w:rFonts w:hint="eastAsia"/>
            <w:b w:val="0"/>
            <w:bCs w:val="0"/>
            <w:color w:val="auto"/>
            <w:lang w:val="en-US" w:eastAsia="zh-CN" w:bidi="ar"/>
          </w:rPr>
          <w:t>评审</w:t>
        </w:r>
      </w:ins>
      <w:ins w:id="1600" w:author="罗玮" w:date="2025-11-11T19:20:32Z">
        <w:r>
          <w:rPr>
            <w:rFonts w:hint="eastAsia"/>
            <w:b w:val="0"/>
            <w:bCs w:val="0"/>
            <w:color w:val="auto"/>
            <w:lang w:val="en-US" w:eastAsia="zh-CN" w:bidi="ar"/>
          </w:rPr>
          <w:t>报告</w:t>
        </w:r>
      </w:ins>
      <w:ins w:id="1601" w:author="罗玮" w:date="2025-11-11T19:20:22Z">
        <w:r>
          <w:rPr>
            <w:rFonts w:hint="eastAsia"/>
            <w:b w:val="0"/>
            <w:bCs w:val="0"/>
            <w:color w:val="auto"/>
            <w:lang w:val="en-US" w:eastAsia="zh-CN" w:bidi="ar"/>
          </w:rPr>
          <w:t>》</w:t>
        </w:r>
      </w:ins>
      <w:ins w:id="1602" w:author="罗玮" w:date="2025-11-11T19:16:32Z">
        <w:r>
          <w:rPr>
            <w:rFonts w:hint="eastAsia"/>
            <w:b w:val="0"/>
            <w:bCs w:val="0"/>
            <w:color w:val="auto"/>
            <w:lang w:val="en-US" w:eastAsia="zh-CN" w:bidi="ar"/>
          </w:rPr>
          <w:t>形成</w:t>
        </w:r>
      </w:ins>
      <w:ins w:id="1603" w:author="罗玮" w:date="2025-11-11T19:16:35Z">
        <w:r>
          <w:rPr>
            <w:rFonts w:hint="eastAsia"/>
            <w:b w:val="0"/>
            <w:bCs w:val="0"/>
            <w:color w:val="auto"/>
            <w:lang w:val="en-US" w:eastAsia="zh-CN" w:bidi="ar"/>
          </w:rPr>
          <w:t>闭环。</w:t>
        </w:r>
      </w:ins>
    </w:p>
    <w:p w14:paraId="00006E72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的实施过程中，变更任务负责人遇到问题要及时报告变更负责人和CCB协调人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。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CCB协调人负责变更过程的状态报告，并报告给CCB。</w:t>
      </w:r>
    </w:p>
    <w:p w14:paraId="4CA95F67">
      <w:pPr>
        <w:pStyle w:val="4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86" w:hanging="567"/>
        <w:textAlignment w:val="auto"/>
        <w:outlineLvl w:val="2"/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  <w:lang w:eastAsia="zh-CN"/>
        </w:rPr>
      </w:pPr>
      <w:bookmarkStart w:id="130" w:name="_Toc8161"/>
      <w:bookmarkStart w:id="131" w:name="_Toc4903"/>
      <w:bookmarkStart w:id="132" w:name="_Toc28458"/>
      <w:bookmarkStart w:id="133" w:name="_Toc19834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  <w:lang w:eastAsia="zh-CN"/>
        </w:rPr>
        <w:t>变更任务的</w:t>
      </w:r>
      <w:r>
        <w:rPr>
          <w:rFonts w:hint="eastAsia" w:asciiTheme="majorHAnsi" w:hAnsiTheme="majorHAnsi" w:cstheme="majorBidi"/>
          <w:bCs/>
          <w:color w:val="auto"/>
          <w:kern w:val="2"/>
          <w:sz w:val="28"/>
          <w:szCs w:val="28"/>
          <w:lang w:val="en-US" w:eastAsia="zh-CN"/>
        </w:rPr>
        <w:t>评审</w:t>
      </w:r>
      <w:bookmarkEnd w:id="130"/>
      <w:bookmarkEnd w:id="131"/>
      <w:bookmarkEnd w:id="132"/>
      <w:bookmarkEnd w:id="133"/>
    </w:p>
    <w:p w14:paraId="5CCA30FA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当变更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计划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中规定的任务已经全部，正确的完成后，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变更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负责人应把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发给CCB协调人进行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预审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。</w:t>
      </w:r>
    </w:p>
    <w:p w14:paraId="59688F69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 xml:space="preserve"> CCB协调人检查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的完成情况后，进入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变更任务评审。</w:t>
      </w:r>
    </w:p>
    <w:p w14:paraId="68F047F9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变更负责人组织变更小组共同评审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的完成情况，全部变更小组成员同意后，经过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批准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使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变更生效的正式决定。</w:t>
      </w:r>
    </w:p>
    <w:p w14:paraId="7679EB45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如果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的内容或周期不能接受，变更小组必须做出进一步决定，并记录下来。</w:t>
      </w:r>
    </w:p>
    <w:p w14:paraId="1F829560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变更负责人将变更小组的决定通知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变更任务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涉及的所有部门和个人，包括变更请求的提出者。</w:t>
      </w:r>
    </w:p>
    <w:p w14:paraId="0C6CA0DD">
      <w:pPr>
        <w:pStyle w:val="4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86" w:hanging="567"/>
        <w:textAlignment w:val="auto"/>
        <w:outlineLvl w:val="2"/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</w:pPr>
      <w:bookmarkStart w:id="134" w:name="_Toc28794"/>
      <w:bookmarkStart w:id="135" w:name="_Toc13664"/>
      <w:bookmarkStart w:id="136" w:name="_Toc3015"/>
      <w:bookmarkStart w:id="137" w:name="_Toc13838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  <w:t>变更的导入</w:t>
      </w:r>
      <w:bookmarkEnd w:id="134"/>
      <w:bookmarkEnd w:id="135"/>
      <w:bookmarkEnd w:id="136"/>
      <w:bookmarkEnd w:id="137"/>
    </w:p>
    <w:p w14:paraId="524BEBC3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变更的导入是指变更指令批准后，根据变更的定开始新的生产。</w:t>
      </w:r>
    </w:p>
    <w:p w14:paraId="00A45B40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变更负责人根据变更小组的决定，为变更后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DHF/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DMR／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物资处理/设计变更/工艺变更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设置生效日期。</w:t>
      </w:r>
    </w:p>
    <w:p w14:paraId="2501A531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变更的导入过程中，必须确认没有新、老、暂时文档混淆的可能，并收回失效的文档。</w:t>
      </w:r>
    </w:p>
    <w:p w14:paraId="2417D34A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“待确认”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物料、半成品和成品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可能报废、返工等。</w:t>
      </w:r>
    </w:p>
    <w:p w14:paraId="54608DBA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库存品也根据变更计划中的规定处理。</w:t>
      </w:r>
    </w:p>
    <w:p w14:paraId="5BED26C3">
      <w:pPr>
        <w:pStyle w:val="4"/>
        <w:keepNext/>
        <w:keepLines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86" w:hanging="567"/>
        <w:textAlignment w:val="auto"/>
        <w:outlineLvl w:val="2"/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</w:pPr>
      <w:bookmarkStart w:id="138" w:name="_Toc10737"/>
      <w:bookmarkStart w:id="139" w:name="_Toc15040"/>
      <w:bookmarkStart w:id="140" w:name="_Toc22546"/>
      <w:bookmarkStart w:id="141" w:name="_Toc31714"/>
      <w:r>
        <w:rPr>
          <w:rFonts w:hint="eastAsia" w:asciiTheme="majorHAnsi" w:hAnsiTheme="majorHAnsi" w:eastAsiaTheme="majorEastAsia" w:cstheme="majorBidi"/>
          <w:bCs/>
          <w:color w:val="auto"/>
          <w:kern w:val="2"/>
          <w:sz w:val="28"/>
          <w:szCs w:val="28"/>
        </w:rPr>
        <w:t>变更完成</w:t>
      </w:r>
      <w:bookmarkEnd w:id="138"/>
      <w:bookmarkEnd w:id="139"/>
      <w:bookmarkEnd w:id="140"/>
      <w:bookmarkEnd w:id="141"/>
    </w:p>
    <w:p w14:paraId="69066E9C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如果变更负责人选择跟踪变更后第一批正式成产批号，应把该批号记录在变更指令中，变更关闭。</w:t>
      </w:r>
    </w:p>
    <w:p w14:paraId="1AB227C7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如果变更负责人选择不必跟踪变更后第一批正式成产批号，变更即关闭。</w:t>
      </w:r>
    </w:p>
    <w:p w14:paraId="5E20694F">
      <w:pPr>
        <w:pStyle w:val="3"/>
        <w:ind w:left="567"/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</w:pPr>
      <w:bookmarkStart w:id="142" w:name="_Toc5392"/>
      <w:bookmarkStart w:id="143" w:name="_Toc7151"/>
      <w:bookmarkStart w:id="144" w:name="_Toc4692"/>
      <w:bookmarkStart w:id="145" w:name="_Toc24957"/>
      <w:r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  <w:t>变更的终止</w:t>
      </w:r>
      <w:bookmarkEnd w:id="142"/>
      <w:bookmarkEnd w:id="143"/>
      <w:bookmarkEnd w:id="144"/>
      <w:bookmarkEnd w:id="145"/>
      <w:r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  <w:t xml:space="preserve"> </w:t>
      </w:r>
    </w:p>
    <w:p w14:paraId="709E8A61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任务实施</w:t>
      </w:r>
      <w:r>
        <w:rPr>
          <w:rFonts w:hint="eastAsia" w:cstheme="minorBidi"/>
          <w:color w:val="auto"/>
          <w:kern w:val="2"/>
          <w:sz w:val="24"/>
          <w:szCs w:val="22"/>
          <w:lang w:bidi="ar"/>
        </w:rPr>
        <w:t>的过程中，变更小组遇到问题希望终止变更进程的，应由变更负责人报告给CCB</w:t>
      </w:r>
      <w:r>
        <w:rPr>
          <w:rFonts w:hint="eastAsia" w:cstheme="minorBidi"/>
          <w:color w:val="auto"/>
          <w:kern w:val="2"/>
          <w:sz w:val="24"/>
          <w:szCs w:val="22"/>
          <w:lang w:eastAsia="zh-CN" w:bidi="ar"/>
        </w:rPr>
        <w:t>。</w:t>
      </w:r>
    </w:p>
    <w:p w14:paraId="182B2AD9">
      <w:pPr>
        <w:widowControl/>
        <w:shd w:val="clear"/>
        <w:spacing w:line="360" w:lineRule="auto"/>
        <w:ind w:firstLine="480" w:firstLineChars="200"/>
        <w:jc w:val="left"/>
        <w:rPr>
          <w:rFonts w:hint="eastAsia" w:cstheme="minorBidi"/>
          <w:color w:val="auto"/>
          <w:kern w:val="2"/>
          <w:sz w:val="24"/>
          <w:szCs w:val="22"/>
          <w:lang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CCB 决策同意终止变更后，由CCB协调人把变更状态设为“终止”，并记录理由和结果。变更负责人负责相关文件或其它受影响对象的处理。</w:t>
      </w:r>
    </w:p>
    <w:p w14:paraId="292FEB39">
      <w:pPr>
        <w:pStyle w:val="3"/>
        <w:ind w:left="567"/>
        <w:rPr>
          <w:rFonts w:hint="eastAsia" w:asciiTheme="majorHAnsi" w:hAnsiTheme="majorHAnsi" w:eastAsiaTheme="majorEastAsia" w:cstheme="majorBidi"/>
          <w:bCs/>
          <w:color w:val="auto"/>
          <w:sz w:val="32"/>
          <w:szCs w:val="32"/>
        </w:rPr>
      </w:pPr>
      <w:bookmarkStart w:id="146" w:name="_Toc7117"/>
      <w:bookmarkStart w:id="147" w:name="_Toc29656"/>
      <w:bookmarkStart w:id="148" w:name="_Toc27493"/>
      <w:bookmarkStart w:id="149" w:name="_Toc10775"/>
      <w:r>
        <w:rPr>
          <w:rFonts w:hint="eastAsia" w:cstheme="majorBidi"/>
          <w:bCs/>
          <w:color w:val="auto"/>
          <w:sz w:val="32"/>
          <w:szCs w:val="32"/>
          <w:lang w:val="en-US" w:eastAsia="zh-CN"/>
        </w:rPr>
        <w:t>数据的利用</w:t>
      </w:r>
      <w:bookmarkEnd w:id="146"/>
      <w:bookmarkEnd w:id="147"/>
      <w:bookmarkEnd w:id="148"/>
      <w:bookmarkEnd w:id="149"/>
    </w:p>
    <w:p w14:paraId="2F3269BA">
      <w:pPr>
        <w:widowControl/>
        <w:shd w:val="clear"/>
        <w:spacing w:line="360" w:lineRule="auto"/>
        <w:ind w:firstLine="480" w:firstLineChars="200"/>
        <w:jc w:val="left"/>
        <w:rPr>
          <w:rFonts w:hint="default" w:eastAsiaTheme="minorEastAsia" w:cstheme="minorBidi"/>
          <w:color w:val="auto"/>
          <w:kern w:val="2"/>
          <w:sz w:val="24"/>
          <w:szCs w:val="22"/>
          <w:lang w:val="en-US" w:eastAsia="zh-CN" w:bidi="ar"/>
        </w:rPr>
      </w:pPr>
      <w:r>
        <w:rPr>
          <w:rFonts w:hint="eastAsia" w:cstheme="minorBidi"/>
          <w:color w:val="auto"/>
          <w:kern w:val="2"/>
          <w:sz w:val="24"/>
          <w:szCs w:val="22"/>
          <w:lang w:bidi="ar"/>
        </w:rPr>
        <w:t>变更</w:t>
      </w:r>
      <w:r>
        <w:rPr>
          <w:rFonts w:hint="eastAsia" w:cstheme="minorBidi"/>
          <w:color w:val="auto"/>
          <w:kern w:val="2"/>
          <w:sz w:val="24"/>
          <w:szCs w:val="22"/>
          <w:lang w:val="en-US" w:eastAsia="zh-CN" w:bidi="ar"/>
        </w:rPr>
        <w:t>数据应作为管理评审数据的输入。</w:t>
      </w:r>
    </w:p>
    <w:p w14:paraId="2389FD88">
      <w:pPr>
        <w:spacing w:line="360" w:lineRule="auto"/>
        <w:ind w:firstLine="480" w:firstLineChars="200"/>
        <w:rPr>
          <w:rFonts w:hint="eastAsia"/>
          <w:color w:val="auto"/>
        </w:rPr>
      </w:pPr>
    </w:p>
    <w:p w14:paraId="3D655542">
      <w:pPr>
        <w:spacing w:line="360" w:lineRule="auto"/>
        <w:ind w:firstLine="480" w:firstLineChars="200"/>
        <w:rPr>
          <w:rFonts w:hint="eastAsia"/>
          <w:color w:val="auto"/>
        </w:rPr>
      </w:pPr>
    </w:p>
    <w:bookmarkEnd w:id="17"/>
    <w:bookmarkEnd w:id="61"/>
    <w:bookmarkEnd w:id="62"/>
    <w:p w14:paraId="6A9F4CCA">
      <w:pPr>
        <w:pStyle w:val="2"/>
        <w:rPr>
          <w:color w:val="auto"/>
        </w:rPr>
      </w:pPr>
      <w:bookmarkStart w:id="150" w:name="_Toc1717"/>
      <w:bookmarkStart w:id="151" w:name="_Toc18342"/>
      <w:bookmarkStart w:id="152" w:name="_Toc7465"/>
      <w:bookmarkStart w:id="153" w:name="_Toc21117"/>
      <w:bookmarkStart w:id="154" w:name="_Toc30068"/>
      <w:bookmarkStart w:id="155" w:name="_Toc30838"/>
      <w:r>
        <w:rPr>
          <w:rFonts w:hint="eastAsia"/>
          <w:color w:val="auto"/>
        </w:rPr>
        <w:t>附录</w:t>
      </w:r>
      <w:bookmarkEnd w:id="150"/>
      <w:bookmarkEnd w:id="151"/>
      <w:bookmarkEnd w:id="152"/>
      <w:bookmarkEnd w:id="153"/>
      <w:bookmarkEnd w:id="154"/>
      <w:bookmarkEnd w:id="155"/>
    </w:p>
    <w:p w14:paraId="16716C2F">
      <w:pPr>
        <w:spacing w:line="360" w:lineRule="auto"/>
        <w:ind w:firstLine="480" w:firstLineChars="200"/>
        <w:rPr>
          <w:rFonts w:hint="eastAsia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N</w:t>
      </w:r>
      <w:r>
        <w:rPr>
          <w:color w:val="auto"/>
        </w:rPr>
        <w:t>.A</w:t>
      </w:r>
      <w:r>
        <w:rPr>
          <w:rFonts w:hint="eastAsia"/>
          <w:color w:val="auto"/>
          <w:lang w:val="en-US" w:eastAsia="zh-CN"/>
        </w:rPr>
        <w:t xml:space="preserve"> </w:t>
      </w:r>
    </w:p>
    <w:sectPr>
      <w:headerReference r:id="rId6" w:type="first"/>
      <w:headerReference r:id="rId5" w:type="default"/>
      <w:footerReference r:id="rId7" w:type="default"/>
      <w:pgSz w:w="11906" w:h="16838"/>
      <w:pgMar w:top="2126" w:right="1797" w:bottom="1701" w:left="1797" w:header="851" w:footer="992" w:gutter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uisse Int'l MIT">
    <w:altName w:val="Arial"/>
    <w:panose1 w:val="00000000000000000000"/>
    <w:charset w:val="00"/>
    <w:family w:val="auto"/>
    <w:pitch w:val="default"/>
    <w:sig w:usb0="00000000" w:usb1="00000000" w:usb2="00000008" w:usb3="00000000" w:csb0="000000D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4238B">
    <w:pPr>
      <w:pStyle w:val="20"/>
      <w:keepLines/>
      <w:spacing w:line="240" w:lineRule="auto"/>
      <w:ind w:right="360"/>
      <w:jc w:val="right"/>
    </w:pPr>
    <w:r>
      <w:t>P</w:t>
    </w:r>
    <w:r>
      <w:rPr>
        <w:rFonts w:hint="eastAsia"/>
      </w:rPr>
      <w:t>age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5</w:t>
    </w:r>
    <w:r>
      <w:rPr>
        <w:b/>
        <w:bCs/>
        <w:sz w:val="24"/>
        <w:szCs w:val="24"/>
      </w:rPr>
      <w:fldChar w:fldCharType="end"/>
    </w:r>
    <w:r>
      <w:t xml:space="preserve"> </w:t>
    </w:r>
    <w:r>
      <w:rPr>
        <w:rFonts w:hint="eastAsia"/>
      </w:rPr>
      <w:t>of</w:t>
    </w: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9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18ACD">
    <w:pPr>
      <w:pStyle w:val="21"/>
      <w:pBdr>
        <w:bottom w:val="none" w:color="auto" w:sz="0" w:space="0"/>
      </w:pBdr>
      <w:spacing w:line="240" w:lineRule="auto"/>
      <w:jc w:val="right"/>
    </w:pPr>
  </w:p>
  <w:tbl>
    <w:tblPr>
      <w:tblStyle w:val="32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240"/>
      <w:gridCol w:w="1276"/>
      <w:gridCol w:w="1786"/>
    </w:tblGrid>
    <w:tr w14:paraId="1353CF4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40" w:type="dxa"/>
          <w:vAlign w:val="center"/>
        </w:tcPr>
        <w:p w14:paraId="6CB3374D">
          <w:pPr>
            <w:pStyle w:val="21"/>
            <w:pBdr>
              <w:bottom w:val="none" w:color="auto" w:sz="0" w:space="0"/>
            </w:pBdr>
            <w:adjustRightInd/>
            <w:spacing w:before="0" w:beforeLines="-2147483648" w:after="0" w:afterLines="-2147483648" w:line="240" w:lineRule="auto"/>
            <w:jc w:val="center"/>
            <w:rPr>
              <w:rFonts w:cs="Times New Roman" w:asciiTheme="minorEastAsia" w:hAnsiTheme="minorEastAsia" w:eastAsiaTheme="minorEastAsia"/>
              <w:kern w:val="0"/>
              <w:sz w:val="24"/>
              <w:szCs w:val="24"/>
            </w:rPr>
          </w:pPr>
          <w:r>
            <w:rPr>
              <w:rFonts w:hint="eastAsia" w:cs="Times New Roman" w:asciiTheme="minorEastAsia" w:hAnsiTheme="minorEastAsia" w:eastAsiaTheme="minorEastAsia"/>
              <w:kern w:val="0"/>
              <w:sz w:val="24"/>
              <w:szCs w:val="24"/>
              <w:lang w:val="en-US" w:eastAsia="zh-CN" w:bidi="ar-SA"/>
            </w:rPr>
            <w:t>南京鱼跃软件技术有限公司</w:t>
          </w:r>
        </w:p>
      </w:tc>
      <w:tc>
        <w:tcPr>
          <w:tcW w:w="1276" w:type="dxa"/>
          <w:vAlign w:val="center"/>
        </w:tcPr>
        <w:p w14:paraId="0B496C24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cs="Times New Roman" w:asciiTheme="minorEastAsia" w:hAnsiTheme="minorEastAsia" w:eastAsiaTheme="minorEastAsia"/>
              <w:kern w:val="0"/>
              <w:sz w:val="24"/>
              <w:szCs w:val="24"/>
            </w:rPr>
          </w:pPr>
          <w:r>
            <w:rPr>
              <w:rFonts w:hint="eastAsia" w:cs="Times New Roman" w:asciiTheme="minorEastAsia" w:hAnsiTheme="minorEastAsia" w:eastAsiaTheme="minorEastAsia"/>
              <w:kern w:val="0"/>
              <w:sz w:val="24"/>
              <w:szCs w:val="24"/>
            </w:rPr>
            <w:t>文件编号</w:t>
          </w:r>
        </w:p>
      </w:tc>
      <w:tc>
        <w:tcPr>
          <w:tcW w:w="1786" w:type="dxa"/>
          <w:vAlign w:val="center"/>
        </w:tcPr>
        <w:p w14:paraId="062B5AB4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cs="Times New Roman" w:asciiTheme="minorEastAsia" w:hAnsiTheme="minorEastAsia" w:eastAsiaTheme="minorEastAsia"/>
              <w:kern w:val="0"/>
              <w:sz w:val="24"/>
              <w:szCs w:val="24"/>
            </w:rPr>
          </w:pPr>
          <w:r>
            <w:rPr>
              <w:rFonts w:hint="eastAsia" w:cs="Times New Roman" w:asciiTheme="minorEastAsia" w:hAnsiTheme="minorEastAsia" w:eastAsiaTheme="minorEastAsia"/>
              <w:kern w:val="0"/>
              <w:sz w:val="24"/>
              <w:szCs w:val="24"/>
            </w:rPr>
            <w:t>QP</w:t>
          </w:r>
          <w:r>
            <w:rPr>
              <w:rFonts w:cs="Times New Roman" w:asciiTheme="minorEastAsia" w:hAnsiTheme="minorEastAsia" w:eastAsiaTheme="minorEastAsia"/>
              <w:kern w:val="0"/>
              <w:sz w:val="24"/>
              <w:szCs w:val="24"/>
            </w:rPr>
            <w:t>7.3.9</w:t>
          </w:r>
        </w:p>
      </w:tc>
    </w:tr>
    <w:tr w14:paraId="5FE1D89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9" w:hRule="atLeast"/>
        <w:jc w:val="center"/>
      </w:trPr>
      <w:tc>
        <w:tcPr>
          <w:tcW w:w="5240" w:type="dxa"/>
          <w:vAlign w:val="center"/>
        </w:tcPr>
        <w:p w14:paraId="3C8D13D8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cs="Times New Roman" w:asciiTheme="minorEastAsia" w:hAnsiTheme="minorEastAsia" w:eastAsiaTheme="minorEastAsia"/>
              <w:b/>
              <w:bCs/>
              <w:kern w:val="0"/>
              <w:sz w:val="28"/>
              <w:szCs w:val="28"/>
            </w:rPr>
          </w:pPr>
          <w:r>
            <w:rPr>
              <w:rFonts w:hint="eastAsia" w:cs="Times New Roman" w:asciiTheme="minorEastAsia" w:hAnsiTheme="minorEastAsia" w:eastAsiaTheme="minorEastAsia"/>
              <w:b/>
              <w:bCs/>
              <w:kern w:val="0"/>
              <w:sz w:val="28"/>
              <w:szCs w:val="28"/>
            </w:rPr>
            <w:t>变更控制程序</w:t>
          </w:r>
        </w:p>
      </w:tc>
      <w:tc>
        <w:tcPr>
          <w:tcW w:w="1276" w:type="dxa"/>
          <w:vAlign w:val="center"/>
        </w:tcPr>
        <w:p w14:paraId="1DC648F4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cs="Times New Roman" w:asciiTheme="minorEastAsia" w:hAnsiTheme="minorEastAsia" w:eastAsiaTheme="minorEastAsia"/>
              <w:kern w:val="0"/>
              <w:sz w:val="24"/>
              <w:szCs w:val="24"/>
            </w:rPr>
          </w:pPr>
          <w:r>
            <w:rPr>
              <w:rFonts w:hint="eastAsia" w:cs="Times New Roman" w:asciiTheme="minorEastAsia" w:hAnsiTheme="minorEastAsia" w:eastAsiaTheme="minorEastAsia"/>
              <w:kern w:val="0"/>
              <w:sz w:val="24"/>
              <w:szCs w:val="24"/>
            </w:rPr>
            <w:t>版本</w:t>
          </w:r>
        </w:p>
      </w:tc>
      <w:tc>
        <w:tcPr>
          <w:tcW w:w="1786" w:type="dxa"/>
          <w:vAlign w:val="center"/>
        </w:tcPr>
        <w:p w14:paraId="27F2F0A4">
          <w:pPr>
            <w:pStyle w:val="21"/>
            <w:pBdr>
              <w:bottom w:val="none" w:color="auto" w:sz="0" w:space="0"/>
            </w:pBdr>
            <w:tabs>
              <w:tab w:val="center" w:pos="4156"/>
              <w:tab w:val="right" w:pos="8312"/>
              <w:tab w:val="clear" w:pos="4153"/>
              <w:tab w:val="clear" w:pos="8306"/>
            </w:tabs>
            <w:adjustRightInd w:val="0"/>
            <w:spacing w:before="96" w:beforeLines="40" w:after="96" w:afterLines="40" w:line="240" w:lineRule="auto"/>
            <w:rPr>
              <w:rFonts w:hint="default" w:cs="Times New Roman" w:asciiTheme="minorEastAsia" w:hAnsiTheme="minorEastAsia" w:eastAsiaTheme="minorEastAsia"/>
              <w:kern w:val="0"/>
              <w:sz w:val="24"/>
              <w:szCs w:val="24"/>
              <w:lang w:val="en-US" w:eastAsia="zh-CN"/>
            </w:rPr>
          </w:pPr>
          <w:r>
            <w:rPr>
              <w:rFonts w:hint="eastAsia" w:cs="Times New Roman" w:asciiTheme="minorEastAsia" w:hAnsiTheme="minorEastAsia"/>
              <w:kern w:val="0"/>
              <w:sz w:val="24"/>
              <w:szCs w:val="24"/>
              <w:lang w:val="en-US" w:eastAsia="zh-CN"/>
            </w:rPr>
            <w:t>A/</w:t>
          </w:r>
          <w:del w:id="0" w:author="徐蕾娜" w:date="2025-06-26T19:22:06Z">
            <w:r>
              <w:rPr>
                <w:rFonts w:hint="default" w:cs="Times New Roman" w:asciiTheme="minorEastAsia" w:hAnsiTheme="minorEastAsia"/>
                <w:kern w:val="0"/>
                <w:sz w:val="24"/>
                <w:szCs w:val="24"/>
                <w:lang w:val="en-US" w:eastAsia="zh-CN"/>
              </w:rPr>
              <w:delText>1</w:delText>
            </w:r>
          </w:del>
          <w:ins w:id="1" w:author="徐蕾娜" w:date="2025-06-26T19:22:06Z">
            <w:r>
              <w:rPr>
                <w:rFonts w:hint="eastAsia" w:cs="Times New Roman" w:asciiTheme="minorEastAsia" w:hAnsiTheme="minorEastAsia"/>
                <w:kern w:val="0"/>
                <w:sz w:val="24"/>
                <w:szCs w:val="24"/>
                <w:lang w:val="en-US" w:eastAsia="zh-CN"/>
              </w:rPr>
              <w:t>2</w:t>
            </w:r>
          </w:ins>
        </w:p>
      </w:tc>
    </w:tr>
  </w:tbl>
  <w:p w14:paraId="1CB32B27">
    <w:pPr>
      <w:pStyle w:val="21"/>
      <w:pBdr>
        <w:bottom w:val="none" w:color="auto" w:sz="0" w:space="0"/>
      </w:pBdr>
      <w:spacing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8EF3F">
    <w:pPr>
      <w:pStyle w:val="21"/>
      <w:pBdr>
        <w:bottom w:val="none" w:color="auto" w:sz="0" w:space="0"/>
      </w:pBdr>
    </w:pPr>
    <w:r>
      <w:rPr>
        <w:rFonts w:hint="eastAsia" w:cs="Times New Roman" w:asciiTheme="minorEastAsia" w:hAnsiTheme="minorEastAsia" w:eastAsiaTheme="minorEastAsia"/>
        <w:kern w:val="0"/>
        <w:sz w:val="24"/>
        <w:szCs w:val="24"/>
        <w:lang w:val="en-US" w:eastAsia="zh-CN" w:bidi="ar-SA"/>
      </w:rPr>
      <w:t>南京鱼跃软件技术有限公司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64922"/>
    <w:multiLevelType w:val="singleLevel"/>
    <w:tmpl w:val="CAB64922"/>
    <w:lvl w:ilvl="0" w:tentative="0">
      <w:start w:val="7"/>
      <w:numFmt w:val="decimal"/>
      <w:suff w:val="nothing"/>
      <w:lvlText w:val="%1）"/>
      <w:lvlJc w:val="left"/>
    </w:lvl>
  </w:abstractNum>
  <w:abstractNum w:abstractNumId="1">
    <w:nsid w:val="EA859EBD"/>
    <w:multiLevelType w:val="singleLevel"/>
    <w:tmpl w:val="EA859EB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069418B5"/>
    <w:multiLevelType w:val="multilevel"/>
    <w:tmpl w:val="069418B5"/>
    <w:lvl w:ilvl="0" w:tentative="0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0C1E1F0B"/>
    <w:multiLevelType w:val="multilevel"/>
    <w:tmpl w:val="0C1E1F0B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ascii="宋体" w:hAnsi="宋体" w:eastAsia="宋体"/>
      </w:rPr>
    </w:lvl>
    <w:lvl w:ilvl="1" w:tentative="0">
      <w:start w:val="1"/>
      <w:numFmt w:val="decimal"/>
      <w:pStyle w:val="3"/>
      <w:lvlText w:val="%1.%2"/>
      <w:lvlJc w:val="left"/>
      <w:pPr>
        <w:ind w:left="709" w:hanging="567"/>
      </w:pPr>
      <w:rPr>
        <w:rFonts w:asciiTheme="majorEastAsia" w:hAnsiTheme="majorEastAsia" w:eastAsiaTheme="majorEastAsia"/>
      </w:rPr>
    </w:lvl>
    <w:lvl w:ilvl="2" w:tentative="0">
      <w:start w:val="1"/>
      <w:numFmt w:val="decimal"/>
      <w:lvlText w:val="%1.%2.%3"/>
      <w:lvlJc w:val="left"/>
      <w:pPr>
        <w:ind w:left="567" w:hanging="567"/>
      </w:pPr>
      <w:rPr>
        <w:rFonts w:asciiTheme="majorEastAsia" w:hAnsiTheme="majorEastAsia" w:eastAsiaTheme="majorEastAsia"/>
      </w:rPr>
    </w:lvl>
    <w:lvl w:ilvl="3" w:tentative="0">
      <w:start w:val="1"/>
      <w:numFmt w:val="decimal"/>
      <w:pStyle w:val="5"/>
      <w:lvlText w:val="%1.%2.%3.%4"/>
      <w:lvlJc w:val="left"/>
      <w:pPr>
        <w:ind w:left="708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38261D53"/>
    <w:multiLevelType w:val="singleLevel"/>
    <w:tmpl w:val="38261D5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4D613C6"/>
    <w:multiLevelType w:val="multilevel"/>
    <w:tmpl w:val="44D613C6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 w:asciiTheme="majorEastAsia" w:hAnsiTheme="majorEastAsia" w:eastAsiaTheme="major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4BF036A4"/>
    <w:multiLevelType w:val="singleLevel"/>
    <w:tmpl w:val="4BF036A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4C8FD713"/>
    <w:multiLevelType w:val="singleLevel"/>
    <w:tmpl w:val="4C8FD71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6FAC7DB0"/>
    <w:multiLevelType w:val="singleLevel"/>
    <w:tmpl w:val="6FAC7DB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7B801EFF"/>
    <w:multiLevelType w:val="multilevel"/>
    <w:tmpl w:val="7B801EFF"/>
    <w:lvl w:ilvl="0" w:tentative="0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9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4"/>
  </w:num>
  <w:num w:numId="10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徐蕾娜">
    <w15:presenceInfo w15:providerId="WPS Office" w15:userId="75069978"/>
  </w15:person>
  <w15:person w15:author="罗玮">
    <w15:presenceInfo w15:providerId="WPS Office" w15:userId="2162004298"/>
  </w15:person>
  <w15:person w15:author="王建">
    <w15:presenceInfo w15:providerId="WPS Office" w15:userId="2367038024"/>
  </w15:person>
  <w15:person w15:author="王珍临">
    <w15:presenceInfo w15:providerId="WPS Office" w15:userId="8914386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revisionView w:markup="0"/>
  <w:trackRevisions w:val="1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RlZTc5Y2E1MTkxZjkzMWY5MTVjNDY4NThkOWNjMTkifQ=="/>
    <w:docVar w:name="KSO_WPS_MARK_KEY" w:val="8bd747ed-040a-42c7-9659-c3e6095c5afa"/>
  </w:docVars>
  <w:rsids>
    <w:rsidRoot w:val="00D77017"/>
    <w:rsid w:val="00001F0C"/>
    <w:rsid w:val="00006218"/>
    <w:rsid w:val="0000794F"/>
    <w:rsid w:val="000111CE"/>
    <w:rsid w:val="00020C4C"/>
    <w:rsid w:val="00020CE1"/>
    <w:rsid w:val="00027295"/>
    <w:rsid w:val="00030721"/>
    <w:rsid w:val="000344F8"/>
    <w:rsid w:val="00037144"/>
    <w:rsid w:val="00042577"/>
    <w:rsid w:val="00044DD6"/>
    <w:rsid w:val="00051ACE"/>
    <w:rsid w:val="00062760"/>
    <w:rsid w:val="0006555A"/>
    <w:rsid w:val="00066849"/>
    <w:rsid w:val="00077DAB"/>
    <w:rsid w:val="00086B27"/>
    <w:rsid w:val="00095642"/>
    <w:rsid w:val="000A2945"/>
    <w:rsid w:val="000B19D2"/>
    <w:rsid w:val="000B26A2"/>
    <w:rsid w:val="000B799E"/>
    <w:rsid w:val="000C0F5B"/>
    <w:rsid w:val="000C4D24"/>
    <w:rsid w:val="000C581C"/>
    <w:rsid w:val="000C6645"/>
    <w:rsid w:val="000C7DCB"/>
    <w:rsid w:val="000D543E"/>
    <w:rsid w:val="000D6593"/>
    <w:rsid w:val="000E1244"/>
    <w:rsid w:val="000E171B"/>
    <w:rsid w:val="000E62AC"/>
    <w:rsid w:val="000E6353"/>
    <w:rsid w:val="000F0549"/>
    <w:rsid w:val="000F670B"/>
    <w:rsid w:val="00100E57"/>
    <w:rsid w:val="00101FA9"/>
    <w:rsid w:val="00101FE5"/>
    <w:rsid w:val="001026C4"/>
    <w:rsid w:val="00111068"/>
    <w:rsid w:val="00117EB8"/>
    <w:rsid w:val="00120D53"/>
    <w:rsid w:val="001219B9"/>
    <w:rsid w:val="001230F0"/>
    <w:rsid w:val="00123D8E"/>
    <w:rsid w:val="0012572F"/>
    <w:rsid w:val="0012667F"/>
    <w:rsid w:val="001343E2"/>
    <w:rsid w:val="001348A1"/>
    <w:rsid w:val="00137FA5"/>
    <w:rsid w:val="00144696"/>
    <w:rsid w:val="0014678E"/>
    <w:rsid w:val="001503AF"/>
    <w:rsid w:val="00157443"/>
    <w:rsid w:val="00164990"/>
    <w:rsid w:val="00165538"/>
    <w:rsid w:val="00171A04"/>
    <w:rsid w:val="00191A36"/>
    <w:rsid w:val="001A3BB3"/>
    <w:rsid w:val="001A5249"/>
    <w:rsid w:val="001B128E"/>
    <w:rsid w:val="001B3151"/>
    <w:rsid w:val="001C12D0"/>
    <w:rsid w:val="001C1D7A"/>
    <w:rsid w:val="001D1C41"/>
    <w:rsid w:val="001D1C58"/>
    <w:rsid w:val="001D4586"/>
    <w:rsid w:val="001D4CF2"/>
    <w:rsid w:val="001D5E5C"/>
    <w:rsid w:val="001E4831"/>
    <w:rsid w:val="001E5C2D"/>
    <w:rsid w:val="001F1E1A"/>
    <w:rsid w:val="001F258C"/>
    <w:rsid w:val="002026ED"/>
    <w:rsid w:val="0020650B"/>
    <w:rsid w:val="00210105"/>
    <w:rsid w:val="00213AB8"/>
    <w:rsid w:val="00216493"/>
    <w:rsid w:val="00220706"/>
    <w:rsid w:val="0022508C"/>
    <w:rsid w:val="0023413B"/>
    <w:rsid w:val="002354EE"/>
    <w:rsid w:val="00244235"/>
    <w:rsid w:val="00245431"/>
    <w:rsid w:val="00251132"/>
    <w:rsid w:val="002560B4"/>
    <w:rsid w:val="00264847"/>
    <w:rsid w:val="00264959"/>
    <w:rsid w:val="00275597"/>
    <w:rsid w:val="00282FA7"/>
    <w:rsid w:val="0028620D"/>
    <w:rsid w:val="0029111D"/>
    <w:rsid w:val="00291C66"/>
    <w:rsid w:val="0029552F"/>
    <w:rsid w:val="0029599F"/>
    <w:rsid w:val="0029754D"/>
    <w:rsid w:val="002A0A04"/>
    <w:rsid w:val="002A3258"/>
    <w:rsid w:val="002A4D93"/>
    <w:rsid w:val="002B0FF9"/>
    <w:rsid w:val="002B1A37"/>
    <w:rsid w:val="002B681E"/>
    <w:rsid w:val="002B7815"/>
    <w:rsid w:val="002C0CCC"/>
    <w:rsid w:val="002D1C0C"/>
    <w:rsid w:val="002D22D1"/>
    <w:rsid w:val="002D267F"/>
    <w:rsid w:val="002D5062"/>
    <w:rsid w:val="002E24F2"/>
    <w:rsid w:val="002F048D"/>
    <w:rsid w:val="002F43BF"/>
    <w:rsid w:val="003024A3"/>
    <w:rsid w:val="00302B0A"/>
    <w:rsid w:val="003038E1"/>
    <w:rsid w:val="003102DC"/>
    <w:rsid w:val="00310F71"/>
    <w:rsid w:val="003216F8"/>
    <w:rsid w:val="00324232"/>
    <w:rsid w:val="00330471"/>
    <w:rsid w:val="00332D89"/>
    <w:rsid w:val="00334322"/>
    <w:rsid w:val="00334572"/>
    <w:rsid w:val="00334D97"/>
    <w:rsid w:val="0033764B"/>
    <w:rsid w:val="00344B0B"/>
    <w:rsid w:val="00353155"/>
    <w:rsid w:val="003632FE"/>
    <w:rsid w:val="00363590"/>
    <w:rsid w:val="00367677"/>
    <w:rsid w:val="00381993"/>
    <w:rsid w:val="00382C36"/>
    <w:rsid w:val="00386A82"/>
    <w:rsid w:val="003945E8"/>
    <w:rsid w:val="003A18EB"/>
    <w:rsid w:val="003A2322"/>
    <w:rsid w:val="003A3714"/>
    <w:rsid w:val="003B0F2A"/>
    <w:rsid w:val="003B5D3F"/>
    <w:rsid w:val="003C4B73"/>
    <w:rsid w:val="003C60D9"/>
    <w:rsid w:val="003C6D15"/>
    <w:rsid w:val="003D06B3"/>
    <w:rsid w:val="003D3679"/>
    <w:rsid w:val="003E00AA"/>
    <w:rsid w:val="003E1B26"/>
    <w:rsid w:val="003E4005"/>
    <w:rsid w:val="003E4743"/>
    <w:rsid w:val="003E6EDD"/>
    <w:rsid w:val="003F07A7"/>
    <w:rsid w:val="003F2AF7"/>
    <w:rsid w:val="00404E57"/>
    <w:rsid w:val="004171AA"/>
    <w:rsid w:val="004202E2"/>
    <w:rsid w:val="004216AC"/>
    <w:rsid w:val="00423D58"/>
    <w:rsid w:val="0042705D"/>
    <w:rsid w:val="00431576"/>
    <w:rsid w:val="004340AD"/>
    <w:rsid w:val="00440A16"/>
    <w:rsid w:val="0044321A"/>
    <w:rsid w:val="00446B43"/>
    <w:rsid w:val="00452E25"/>
    <w:rsid w:val="00463038"/>
    <w:rsid w:val="00470838"/>
    <w:rsid w:val="00473308"/>
    <w:rsid w:val="00484479"/>
    <w:rsid w:val="004A1B82"/>
    <w:rsid w:val="004A40DE"/>
    <w:rsid w:val="004B643D"/>
    <w:rsid w:val="004C0F57"/>
    <w:rsid w:val="004C4AC5"/>
    <w:rsid w:val="004C68C3"/>
    <w:rsid w:val="004D36CD"/>
    <w:rsid w:val="004E00E4"/>
    <w:rsid w:val="004E28DD"/>
    <w:rsid w:val="004F079F"/>
    <w:rsid w:val="004F0E67"/>
    <w:rsid w:val="004F2ECA"/>
    <w:rsid w:val="004F32FF"/>
    <w:rsid w:val="004F3A81"/>
    <w:rsid w:val="004F7BA9"/>
    <w:rsid w:val="00503596"/>
    <w:rsid w:val="00503C52"/>
    <w:rsid w:val="00530674"/>
    <w:rsid w:val="00531467"/>
    <w:rsid w:val="00536504"/>
    <w:rsid w:val="0054057B"/>
    <w:rsid w:val="00551FCD"/>
    <w:rsid w:val="0056111A"/>
    <w:rsid w:val="00562EA5"/>
    <w:rsid w:val="0056460A"/>
    <w:rsid w:val="00570AE2"/>
    <w:rsid w:val="00577297"/>
    <w:rsid w:val="00586A27"/>
    <w:rsid w:val="0059336C"/>
    <w:rsid w:val="00596AAA"/>
    <w:rsid w:val="005A0214"/>
    <w:rsid w:val="005A47C4"/>
    <w:rsid w:val="005A6BFA"/>
    <w:rsid w:val="005A75B6"/>
    <w:rsid w:val="005B0F95"/>
    <w:rsid w:val="005C342A"/>
    <w:rsid w:val="005D41BE"/>
    <w:rsid w:val="005D7B51"/>
    <w:rsid w:val="005E6FB7"/>
    <w:rsid w:val="005F3DB6"/>
    <w:rsid w:val="005F7073"/>
    <w:rsid w:val="006035F7"/>
    <w:rsid w:val="00606F02"/>
    <w:rsid w:val="00607CC8"/>
    <w:rsid w:val="00614481"/>
    <w:rsid w:val="006218FB"/>
    <w:rsid w:val="006219FC"/>
    <w:rsid w:val="00630284"/>
    <w:rsid w:val="0063468B"/>
    <w:rsid w:val="00637B4A"/>
    <w:rsid w:val="0064112A"/>
    <w:rsid w:val="00641E93"/>
    <w:rsid w:val="006424C7"/>
    <w:rsid w:val="006465F1"/>
    <w:rsid w:val="00651685"/>
    <w:rsid w:val="00651FCC"/>
    <w:rsid w:val="00653869"/>
    <w:rsid w:val="00654BF8"/>
    <w:rsid w:val="00667AA9"/>
    <w:rsid w:val="00672A1B"/>
    <w:rsid w:val="00672C2E"/>
    <w:rsid w:val="00675D95"/>
    <w:rsid w:val="00683D5E"/>
    <w:rsid w:val="006850ED"/>
    <w:rsid w:val="0068686A"/>
    <w:rsid w:val="0069454D"/>
    <w:rsid w:val="00697EF3"/>
    <w:rsid w:val="006A3057"/>
    <w:rsid w:val="006A4D9F"/>
    <w:rsid w:val="006A6734"/>
    <w:rsid w:val="006A6EDC"/>
    <w:rsid w:val="006B0E0D"/>
    <w:rsid w:val="006B141F"/>
    <w:rsid w:val="006C2E55"/>
    <w:rsid w:val="006C4529"/>
    <w:rsid w:val="006D046E"/>
    <w:rsid w:val="006D19FD"/>
    <w:rsid w:val="006D458B"/>
    <w:rsid w:val="006E38D8"/>
    <w:rsid w:val="006E67F2"/>
    <w:rsid w:val="006E69AF"/>
    <w:rsid w:val="006F03EE"/>
    <w:rsid w:val="006F0CF7"/>
    <w:rsid w:val="006F2903"/>
    <w:rsid w:val="006F55EA"/>
    <w:rsid w:val="006F5FBC"/>
    <w:rsid w:val="00701446"/>
    <w:rsid w:val="00703014"/>
    <w:rsid w:val="007049FC"/>
    <w:rsid w:val="00704A12"/>
    <w:rsid w:val="00706209"/>
    <w:rsid w:val="0071323C"/>
    <w:rsid w:val="00713582"/>
    <w:rsid w:val="00713621"/>
    <w:rsid w:val="00713FF2"/>
    <w:rsid w:val="00715DCA"/>
    <w:rsid w:val="00720A65"/>
    <w:rsid w:val="007211D3"/>
    <w:rsid w:val="0072713B"/>
    <w:rsid w:val="00732CF7"/>
    <w:rsid w:val="007334F5"/>
    <w:rsid w:val="0073414A"/>
    <w:rsid w:val="00737669"/>
    <w:rsid w:val="00744873"/>
    <w:rsid w:val="0074506B"/>
    <w:rsid w:val="00747ADE"/>
    <w:rsid w:val="00750FC2"/>
    <w:rsid w:val="007555C1"/>
    <w:rsid w:val="00761E4E"/>
    <w:rsid w:val="007678D1"/>
    <w:rsid w:val="0077067B"/>
    <w:rsid w:val="0077170D"/>
    <w:rsid w:val="00780F58"/>
    <w:rsid w:val="0078139D"/>
    <w:rsid w:val="00786FA7"/>
    <w:rsid w:val="007900F7"/>
    <w:rsid w:val="00795C45"/>
    <w:rsid w:val="007A5447"/>
    <w:rsid w:val="007A578A"/>
    <w:rsid w:val="007A79DF"/>
    <w:rsid w:val="007B1972"/>
    <w:rsid w:val="007B4534"/>
    <w:rsid w:val="007B798D"/>
    <w:rsid w:val="007C7ECA"/>
    <w:rsid w:val="007D1E87"/>
    <w:rsid w:val="007D2CD1"/>
    <w:rsid w:val="007E0595"/>
    <w:rsid w:val="007E1A54"/>
    <w:rsid w:val="007E284C"/>
    <w:rsid w:val="007E78C0"/>
    <w:rsid w:val="007F0103"/>
    <w:rsid w:val="007F2A15"/>
    <w:rsid w:val="007F3020"/>
    <w:rsid w:val="007F7919"/>
    <w:rsid w:val="007F7C06"/>
    <w:rsid w:val="008006BE"/>
    <w:rsid w:val="00804EA7"/>
    <w:rsid w:val="00807783"/>
    <w:rsid w:val="00812811"/>
    <w:rsid w:val="008171D7"/>
    <w:rsid w:val="00820463"/>
    <w:rsid w:val="00823A39"/>
    <w:rsid w:val="00827EFE"/>
    <w:rsid w:val="00845848"/>
    <w:rsid w:val="00845D37"/>
    <w:rsid w:val="008479E7"/>
    <w:rsid w:val="008506CB"/>
    <w:rsid w:val="00853621"/>
    <w:rsid w:val="00855CE2"/>
    <w:rsid w:val="00855F81"/>
    <w:rsid w:val="00856E96"/>
    <w:rsid w:val="008604C2"/>
    <w:rsid w:val="00865715"/>
    <w:rsid w:val="00865C09"/>
    <w:rsid w:val="008713C4"/>
    <w:rsid w:val="008714BA"/>
    <w:rsid w:val="0087281C"/>
    <w:rsid w:val="00874F24"/>
    <w:rsid w:val="00882C1B"/>
    <w:rsid w:val="00886F50"/>
    <w:rsid w:val="00895431"/>
    <w:rsid w:val="008977A9"/>
    <w:rsid w:val="008A5552"/>
    <w:rsid w:val="008A7CCE"/>
    <w:rsid w:val="008B410E"/>
    <w:rsid w:val="008B7EAD"/>
    <w:rsid w:val="008C0CEB"/>
    <w:rsid w:val="008C0D42"/>
    <w:rsid w:val="008D03C5"/>
    <w:rsid w:val="008D1586"/>
    <w:rsid w:val="008D179C"/>
    <w:rsid w:val="008D2769"/>
    <w:rsid w:val="008D2B1A"/>
    <w:rsid w:val="008D3B7F"/>
    <w:rsid w:val="008D5656"/>
    <w:rsid w:val="008E4E95"/>
    <w:rsid w:val="008E5B24"/>
    <w:rsid w:val="008F0ACD"/>
    <w:rsid w:val="008F0AD3"/>
    <w:rsid w:val="008F1BB9"/>
    <w:rsid w:val="008F2B42"/>
    <w:rsid w:val="00902171"/>
    <w:rsid w:val="00905F77"/>
    <w:rsid w:val="00907260"/>
    <w:rsid w:val="00907BC8"/>
    <w:rsid w:val="00913A66"/>
    <w:rsid w:val="0092319E"/>
    <w:rsid w:val="00923572"/>
    <w:rsid w:val="00924B9A"/>
    <w:rsid w:val="00931CBD"/>
    <w:rsid w:val="00935FFB"/>
    <w:rsid w:val="00940B4C"/>
    <w:rsid w:val="0095088D"/>
    <w:rsid w:val="00951D1E"/>
    <w:rsid w:val="009541FB"/>
    <w:rsid w:val="00975674"/>
    <w:rsid w:val="0098268A"/>
    <w:rsid w:val="009836B1"/>
    <w:rsid w:val="00986A68"/>
    <w:rsid w:val="009906FC"/>
    <w:rsid w:val="00990EBC"/>
    <w:rsid w:val="00997E4F"/>
    <w:rsid w:val="009A7148"/>
    <w:rsid w:val="009A744E"/>
    <w:rsid w:val="009B6A02"/>
    <w:rsid w:val="009C372F"/>
    <w:rsid w:val="009C5EDD"/>
    <w:rsid w:val="009C7641"/>
    <w:rsid w:val="009D0F85"/>
    <w:rsid w:val="009D0FB9"/>
    <w:rsid w:val="009D3E04"/>
    <w:rsid w:val="009D4987"/>
    <w:rsid w:val="009D6832"/>
    <w:rsid w:val="009E06F2"/>
    <w:rsid w:val="009E09AA"/>
    <w:rsid w:val="009E4745"/>
    <w:rsid w:val="009E6F8E"/>
    <w:rsid w:val="009E79F9"/>
    <w:rsid w:val="009F161A"/>
    <w:rsid w:val="009F435E"/>
    <w:rsid w:val="00A05C02"/>
    <w:rsid w:val="00A0741D"/>
    <w:rsid w:val="00A13D27"/>
    <w:rsid w:val="00A15BC2"/>
    <w:rsid w:val="00A16F00"/>
    <w:rsid w:val="00A17925"/>
    <w:rsid w:val="00A21159"/>
    <w:rsid w:val="00A24BFF"/>
    <w:rsid w:val="00A37AE6"/>
    <w:rsid w:val="00A45079"/>
    <w:rsid w:val="00A47032"/>
    <w:rsid w:val="00A5233E"/>
    <w:rsid w:val="00A61864"/>
    <w:rsid w:val="00A619EB"/>
    <w:rsid w:val="00A62AE6"/>
    <w:rsid w:val="00A650AF"/>
    <w:rsid w:val="00A712B5"/>
    <w:rsid w:val="00A74006"/>
    <w:rsid w:val="00A8208E"/>
    <w:rsid w:val="00A83B01"/>
    <w:rsid w:val="00A842AA"/>
    <w:rsid w:val="00A84F03"/>
    <w:rsid w:val="00A90365"/>
    <w:rsid w:val="00A90AC7"/>
    <w:rsid w:val="00A94562"/>
    <w:rsid w:val="00A957FD"/>
    <w:rsid w:val="00AB39F7"/>
    <w:rsid w:val="00AB4242"/>
    <w:rsid w:val="00AC6A25"/>
    <w:rsid w:val="00AC71D4"/>
    <w:rsid w:val="00AD5AA8"/>
    <w:rsid w:val="00AD66B8"/>
    <w:rsid w:val="00AD694F"/>
    <w:rsid w:val="00AF18B8"/>
    <w:rsid w:val="00AF2078"/>
    <w:rsid w:val="00AF5513"/>
    <w:rsid w:val="00B0269B"/>
    <w:rsid w:val="00B03AED"/>
    <w:rsid w:val="00B16546"/>
    <w:rsid w:val="00B16FD4"/>
    <w:rsid w:val="00B312B5"/>
    <w:rsid w:val="00B323BA"/>
    <w:rsid w:val="00B35A44"/>
    <w:rsid w:val="00B42F31"/>
    <w:rsid w:val="00B50883"/>
    <w:rsid w:val="00B517CA"/>
    <w:rsid w:val="00B518BD"/>
    <w:rsid w:val="00B54743"/>
    <w:rsid w:val="00B55717"/>
    <w:rsid w:val="00B62F27"/>
    <w:rsid w:val="00B6329A"/>
    <w:rsid w:val="00B63AAC"/>
    <w:rsid w:val="00B63E9B"/>
    <w:rsid w:val="00B65CD9"/>
    <w:rsid w:val="00B74FC7"/>
    <w:rsid w:val="00B75294"/>
    <w:rsid w:val="00B7575A"/>
    <w:rsid w:val="00B77BF9"/>
    <w:rsid w:val="00B876E1"/>
    <w:rsid w:val="00B91F34"/>
    <w:rsid w:val="00B95B70"/>
    <w:rsid w:val="00BA0D88"/>
    <w:rsid w:val="00BA1C96"/>
    <w:rsid w:val="00BA3D6C"/>
    <w:rsid w:val="00BB5D4E"/>
    <w:rsid w:val="00BC025C"/>
    <w:rsid w:val="00BC5962"/>
    <w:rsid w:val="00BD01A2"/>
    <w:rsid w:val="00BD0E88"/>
    <w:rsid w:val="00BD17EF"/>
    <w:rsid w:val="00BD586B"/>
    <w:rsid w:val="00BE0833"/>
    <w:rsid w:val="00BE1096"/>
    <w:rsid w:val="00BE4B4B"/>
    <w:rsid w:val="00BE511E"/>
    <w:rsid w:val="00BF1101"/>
    <w:rsid w:val="00BF4859"/>
    <w:rsid w:val="00BF4A31"/>
    <w:rsid w:val="00BF64D6"/>
    <w:rsid w:val="00C0237A"/>
    <w:rsid w:val="00C057B3"/>
    <w:rsid w:val="00C14A57"/>
    <w:rsid w:val="00C155DD"/>
    <w:rsid w:val="00C27028"/>
    <w:rsid w:val="00C37CBA"/>
    <w:rsid w:val="00C40B57"/>
    <w:rsid w:val="00C41C88"/>
    <w:rsid w:val="00C43050"/>
    <w:rsid w:val="00C45CBD"/>
    <w:rsid w:val="00C511AD"/>
    <w:rsid w:val="00C53115"/>
    <w:rsid w:val="00C54753"/>
    <w:rsid w:val="00C60877"/>
    <w:rsid w:val="00C70CD4"/>
    <w:rsid w:val="00C83897"/>
    <w:rsid w:val="00C83912"/>
    <w:rsid w:val="00C86652"/>
    <w:rsid w:val="00C86D48"/>
    <w:rsid w:val="00C91A1E"/>
    <w:rsid w:val="00CA0A18"/>
    <w:rsid w:val="00CA4958"/>
    <w:rsid w:val="00CA5215"/>
    <w:rsid w:val="00CB052F"/>
    <w:rsid w:val="00CB4758"/>
    <w:rsid w:val="00CC4942"/>
    <w:rsid w:val="00CC6129"/>
    <w:rsid w:val="00CC6CD3"/>
    <w:rsid w:val="00CC7066"/>
    <w:rsid w:val="00CE13DB"/>
    <w:rsid w:val="00CE6543"/>
    <w:rsid w:val="00CE6B81"/>
    <w:rsid w:val="00CF0535"/>
    <w:rsid w:val="00CF64ED"/>
    <w:rsid w:val="00D006C2"/>
    <w:rsid w:val="00D05D2C"/>
    <w:rsid w:val="00D07569"/>
    <w:rsid w:val="00D127B1"/>
    <w:rsid w:val="00D20A5E"/>
    <w:rsid w:val="00D22F90"/>
    <w:rsid w:val="00D25BCF"/>
    <w:rsid w:val="00D260EB"/>
    <w:rsid w:val="00D37725"/>
    <w:rsid w:val="00D41966"/>
    <w:rsid w:val="00D467B6"/>
    <w:rsid w:val="00D6125E"/>
    <w:rsid w:val="00D70A43"/>
    <w:rsid w:val="00D70F3E"/>
    <w:rsid w:val="00D73B03"/>
    <w:rsid w:val="00D7579E"/>
    <w:rsid w:val="00D77017"/>
    <w:rsid w:val="00D80A04"/>
    <w:rsid w:val="00D81EA5"/>
    <w:rsid w:val="00D83566"/>
    <w:rsid w:val="00D842C5"/>
    <w:rsid w:val="00D941DD"/>
    <w:rsid w:val="00D94927"/>
    <w:rsid w:val="00D95BFC"/>
    <w:rsid w:val="00D979E3"/>
    <w:rsid w:val="00DA0511"/>
    <w:rsid w:val="00DA11BA"/>
    <w:rsid w:val="00DA283B"/>
    <w:rsid w:val="00DA4FD6"/>
    <w:rsid w:val="00DA66CF"/>
    <w:rsid w:val="00DA769C"/>
    <w:rsid w:val="00DB1DE4"/>
    <w:rsid w:val="00DB40C9"/>
    <w:rsid w:val="00DB7372"/>
    <w:rsid w:val="00DC229B"/>
    <w:rsid w:val="00DC335D"/>
    <w:rsid w:val="00DC3E5A"/>
    <w:rsid w:val="00DC6D99"/>
    <w:rsid w:val="00DD02C9"/>
    <w:rsid w:val="00DD1310"/>
    <w:rsid w:val="00DE175E"/>
    <w:rsid w:val="00DE6417"/>
    <w:rsid w:val="00DF1095"/>
    <w:rsid w:val="00DF1A12"/>
    <w:rsid w:val="00E02BD8"/>
    <w:rsid w:val="00E13434"/>
    <w:rsid w:val="00E20209"/>
    <w:rsid w:val="00E20561"/>
    <w:rsid w:val="00E217BD"/>
    <w:rsid w:val="00E27C2F"/>
    <w:rsid w:val="00E27CE2"/>
    <w:rsid w:val="00E4006B"/>
    <w:rsid w:val="00E410E4"/>
    <w:rsid w:val="00E43650"/>
    <w:rsid w:val="00E467C8"/>
    <w:rsid w:val="00E53B1E"/>
    <w:rsid w:val="00E5785C"/>
    <w:rsid w:val="00E6651A"/>
    <w:rsid w:val="00E66F59"/>
    <w:rsid w:val="00E70317"/>
    <w:rsid w:val="00E716C0"/>
    <w:rsid w:val="00E75166"/>
    <w:rsid w:val="00E811E0"/>
    <w:rsid w:val="00E8134D"/>
    <w:rsid w:val="00E83176"/>
    <w:rsid w:val="00E85E39"/>
    <w:rsid w:val="00E8762B"/>
    <w:rsid w:val="00E91443"/>
    <w:rsid w:val="00EA1C5A"/>
    <w:rsid w:val="00EA2CC5"/>
    <w:rsid w:val="00EA3EA0"/>
    <w:rsid w:val="00EA4670"/>
    <w:rsid w:val="00EA4FBB"/>
    <w:rsid w:val="00EA5F26"/>
    <w:rsid w:val="00EB1BFD"/>
    <w:rsid w:val="00EC1C76"/>
    <w:rsid w:val="00EC6C71"/>
    <w:rsid w:val="00EC7D63"/>
    <w:rsid w:val="00EE2257"/>
    <w:rsid w:val="00EE42E6"/>
    <w:rsid w:val="00EE728C"/>
    <w:rsid w:val="00EE7E3A"/>
    <w:rsid w:val="00EF4EFD"/>
    <w:rsid w:val="00F11FEA"/>
    <w:rsid w:val="00F20C2A"/>
    <w:rsid w:val="00F27AC4"/>
    <w:rsid w:val="00F37D2D"/>
    <w:rsid w:val="00F408B1"/>
    <w:rsid w:val="00F42722"/>
    <w:rsid w:val="00F43F50"/>
    <w:rsid w:val="00F47EF8"/>
    <w:rsid w:val="00F509B1"/>
    <w:rsid w:val="00F5155C"/>
    <w:rsid w:val="00F5303D"/>
    <w:rsid w:val="00F55863"/>
    <w:rsid w:val="00F56A90"/>
    <w:rsid w:val="00F5798E"/>
    <w:rsid w:val="00F6134B"/>
    <w:rsid w:val="00F7018D"/>
    <w:rsid w:val="00F70756"/>
    <w:rsid w:val="00F81403"/>
    <w:rsid w:val="00F8380F"/>
    <w:rsid w:val="00F85B60"/>
    <w:rsid w:val="00F90847"/>
    <w:rsid w:val="00FA0E4A"/>
    <w:rsid w:val="00FA1F93"/>
    <w:rsid w:val="00FA6763"/>
    <w:rsid w:val="00FB5175"/>
    <w:rsid w:val="00FB63F8"/>
    <w:rsid w:val="00FC42EE"/>
    <w:rsid w:val="00FC6764"/>
    <w:rsid w:val="00FD2A3C"/>
    <w:rsid w:val="00FE16E1"/>
    <w:rsid w:val="00FE6B0F"/>
    <w:rsid w:val="00FE7A6D"/>
    <w:rsid w:val="00FF31A9"/>
    <w:rsid w:val="00FF7783"/>
    <w:rsid w:val="019D55FE"/>
    <w:rsid w:val="038F3245"/>
    <w:rsid w:val="03BB6210"/>
    <w:rsid w:val="047F2D99"/>
    <w:rsid w:val="04F96FF0"/>
    <w:rsid w:val="05184F9C"/>
    <w:rsid w:val="077E37DC"/>
    <w:rsid w:val="089A6637"/>
    <w:rsid w:val="08C2787E"/>
    <w:rsid w:val="08D72158"/>
    <w:rsid w:val="09572A3C"/>
    <w:rsid w:val="098D79F0"/>
    <w:rsid w:val="0A8C5C1C"/>
    <w:rsid w:val="0BCB0FBA"/>
    <w:rsid w:val="10F818CE"/>
    <w:rsid w:val="13160D6D"/>
    <w:rsid w:val="13AD20C3"/>
    <w:rsid w:val="14250346"/>
    <w:rsid w:val="144E09DA"/>
    <w:rsid w:val="15DF5D8E"/>
    <w:rsid w:val="16832BBD"/>
    <w:rsid w:val="16A843D2"/>
    <w:rsid w:val="170F630A"/>
    <w:rsid w:val="17A511CC"/>
    <w:rsid w:val="18101FD3"/>
    <w:rsid w:val="1AC6751C"/>
    <w:rsid w:val="1B416BA3"/>
    <w:rsid w:val="1C734453"/>
    <w:rsid w:val="1C817B9F"/>
    <w:rsid w:val="1CB25FAA"/>
    <w:rsid w:val="1CB503C7"/>
    <w:rsid w:val="1E6A01BF"/>
    <w:rsid w:val="20686980"/>
    <w:rsid w:val="217557F8"/>
    <w:rsid w:val="22F8048F"/>
    <w:rsid w:val="26DD3CE6"/>
    <w:rsid w:val="27A6670B"/>
    <w:rsid w:val="2CA51E9E"/>
    <w:rsid w:val="2DB43204"/>
    <w:rsid w:val="2F4022F0"/>
    <w:rsid w:val="2FBB4D1E"/>
    <w:rsid w:val="30CA7975"/>
    <w:rsid w:val="32144BB9"/>
    <w:rsid w:val="37184804"/>
    <w:rsid w:val="38285D12"/>
    <w:rsid w:val="39D709A6"/>
    <w:rsid w:val="3A957F3C"/>
    <w:rsid w:val="3BA863AE"/>
    <w:rsid w:val="3C2B322B"/>
    <w:rsid w:val="3C8B2027"/>
    <w:rsid w:val="3D332398"/>
    <w:rsid w:val="3EA62C4B"/>
    <w:rsid w:val="3EE31B9B"/>
    <w:rsid w:val="40095632"/>
    <w:rsid w:val="42C972FA"/>
    <w:rsid w:val="44933E51"/>
    <w:rsid w:val="45E00BE3"/>
    <w:rsid w:val="46250CEB"/>
    <w:rsid w:val="471042EB"/>
    <w:rsid w:val="4748125D"/>
    <w:rsid w:val="47B444A2"/>
    <w:rsid w:val="488A6192"/>
    <w:rsid w:val="489857A5"/>
    <w:rsid w:val="48D676B6"/>
    <w:rsid w:val="49845D29"/>
    <w:rsid w:val="4BA91A77"/>
    <w:rsid w:val="4BF009AE"/>
    <w:rsid w:val="4C8422ED"/>
    <w:rsid w:val="4E0D2791"/>
    <w:rsid w:val="4E5C1022"/>
    <w:rsid w:val="4EEF633A"/>
    <w:rsid w:val="51D15261"/>
    <w:rsid w:val="51F223CA"/>
    <w:rsid w:val="52262073"/>
    <w:rsid w:val="5272350A"/>
    <w:rsid w:val="528B0128"/>
    <w:rsid w:val="53642CE0"/>
    <w:rsid w:val="56777341"/>
    <w:rsid w:val="56786C15"/>
    <w:rsid w:val="56CD6F61"/>
    <w:rsid w:val="5855720E"/>
    <w:rsid w:val="5A1E1FC8"/>
    <w:rsid w:val="5CC74453"/>
    <w:rsid w:val="5D4930BA"/>
    <w:rsid w:val="5E2E268A"/>
    <w:rsid w:val="622F04BE"/>
    <w:rsid w:val="62A56FE4"/>
    <w:rsid w:val="63895ACB"/>
    <w:rsid w:val="64837554"/>
    <w:rsid w:val="64971253"/>
    <w:rsid w:val="65312DB1"/>
    <w:rsid w:val="66442670"/>
    <w:rsid w:val="68672FAC"/>
    <w:rsid w:val="69FF522C"/>
    <w:rsid w:val="6A050368"/>
    <w:rsid w:val="6B4D0219"/>
    <w:rsid w:val="6D68133A"/>
    <w:rsid w:val="6D855A48"/>
    <w:rsid w:val="6FAB6027"/>
    <w:rsid w:val="7076012E"/>
    <w:rsid w:val="70947F3A"/>
    <w:rsid w:val="70B7060E"/>
    <w:rsid w:val="712401D6"/>
    <w:rsid w:val="71416A60"/>
    <w:rsid w:val="71520337"/>
    <w:rsid w:val="71633CC3"/>
    <w:rsid w:val="73D43285"/>
    <w:rsid w:val="79331C20"/>
    <w:rsid w:val="79815C5D"/>
    <w:rsid w:val="7AD87AFF"/>
    <w:rsid w:val="7CF76B3C"/>
    <w:rsid w:val="7F82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before="240" w:after="120" w:line="240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2"/>
      </w:numPr>
      <w:spacing w:before="240" w:after="50" w:afterLines="50" w:line="420" w:lineRule="auto"/>
      <w:jc w:val="left"/>
      <w:outlineLvl w:val="2"/>
    </w:pPr>
    <w:rPr>
      <w:rFonts w:eastAsiaTheme="majorEastAsia"/>
      <w:b/>
      <w:bCs/>
      <w:sz w:val="30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spacing w:before="240" w:after="120"/>
      <w:ind w:left="0" w:firstLine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43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4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2">
    <w:name w:val="Normal Indent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styleId="1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annotation text"/>
    <w:basedOn w:val="1"/>
    <w:link w:val="48"/>
    <w:unhideWhenUsed/>
    <w:qFormat/>
    <w:uiPriority w:val="0"/>
    <w:pPr>
      <w:jc w:val="left"/>
    </w:pPr>
  </w:style>
  <w:style w:type="paragraph" w:styleId="15">
    <w:name w:val="Body Text Indent"/>
    <w:basedOn w:val="1"/>
    <w:link w:val="65"/>
    <w:qFormat/>
    <w:uiPriority w:val="0"/>
    <w:pPr>
      <w:adjustRightInd w:val="0"/>
      <w:spacing w:line="240" w:lineRule="auto"/>
      <w:ind w:firstLine="420" w:firstLineChars="200"/>
      <w:jc w:val="left"/>
      <w:textAlignment w:val="baseline"/>
    </w:pPr>
    <w:rPr>
      <w:rFonts w:ascii="宋体" w:hAnsi="宋体" w:eastAsia="宋体" w:cs="Times New Roman"/>
      <w:kern w:val="0"/>
      <w:sz w:val="21"/>
      <w:szCs w:val="20"/>
    </w:rPr>
  </w:style>
  <w:style w:type="paragraph" w:styleId="16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7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9">
    <w:name w:val="Balloon Text"/>
    <w:basedOn w:val="1"/>
    <w:link w:val="50"/>
    <w:semiHidden/>
    <w:unhideWhenUsed/>
    <w:qFormat/>
    <w:uiPriority w:val="99"/>
    <w:rPr>
      <w:sz w:val="18"/>
      <w:szCs w:val="18"/>
    </w:rPr>
  </w:style>
  <w:style w:type="paragraph" w:styleId="20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4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unhideWhenUsed/>
    <w:qFormat/>
    <w:uiPriority w:val="39"/>
    <w:pPr>
      <w:tabs>
        <w:tab w:val="left" w:pos="284"/>
        <w:tab w:val="right" w:leader="dot" w:pos="8296"/>
      </w:tabs>
      <w:spacing w:before="120" w:after="120"/>
      <w:jc w:val="left"/>
    </w:pPr>
  </w:style>
  <w:style w:type="paragraph" w:styleId="23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4">
    <w:name w:val="Subtitle"/>
    <w:basedOn w:val="2"/>
    <w:next w:val="1"/>
    <w:link w:val="62"/>
    <w:qFormat/>
    <w:uiPriority w:val="11"/>
  </w:style>
  <w:style w:type="paragraph" w:styleId="25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unhideWhenUsed/>
    <w:qFormat/>
    <w:uiPriority w:val="39"/>
    <w:pPr>
      <w:tabs>
        <w:tab w:val="left" w:pos="851"/>
        <w:tab w:val="right" w:leader="dot" w:pos="8296"/>
      </w:tabs>
      <w:spacing w:line="360" w:lineRule="auto"/>
      <w:ind w:left="420" w:leftChars="200"/>
    </w:pPr>
  </w:style>
  <w:style w:type="paragraph" w:styleId="28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30">
    <w:name w:val="annotation subject"/>
    <w:basedOn w:val="14"/>
    <w:next w:val="14"/>
    <w:link w:val="49"/>
    <w:semiHidden/>
    <w:unhideWhenUsed/>
    <w:qFormat/>
    <w:uiPriority w:val="99"/>
    <w:rPr>
      <w:b/>
      <w:bCs/>
    </w:rPr>
  </w:style>
  <w:style w:type="table" w:styleId="32">
    <w:name w:val="Table Grid"/>
    <w:basedOn w:val="31"/>
    <w:qFormat/>
    <w:uiPriority w:val="59"/>
    <w:rPr>
      <w:rFonts w:ascii="Times New Roman" w:hAnsi="Times New Roman" w:eastAsia="宋体" w:cs="Times New Roman"/>
      <w:kern w:val="0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qFormat/>
    <w:uiPriority w:val="22"/>
    <w:rPr>
      <w:b/>
      <w:bCs/>
    </w:rPr>
  </w:style>
  <w:style w:type="character" w:styleId="35">
    <w:name w:val="Hyperlink"/>
    <w:basedOn w:val="3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annotation reference"/>
    <w:basedOn w:val="33"/>
    <w:semiHidden/>
    <w:unhideWhenUsed/>
    <w:qFormat/>
    <w:uiPriority w:val="0"/>
    <w:rPr>
      <w:sz w:val="21"/>
      <w:szCs w:val="21"/>
    </w:rPr>
  </w:style>
  <w:style w:type="character" w:customStyle="1" w:styleId="37">
    <w:name w:val="标题 1 字符"/>
    <w:basedOn w:val="33"/>
    <w:link w:val="2"/>
    <w:qFormat/>
    <w:uiPriority w:val="9"/>
    <w:rPr>
      <w:b/>
      <w:bCs/>
      <w:kern w:val="44"/>
      <w:sz w:val="36"/>
      <w:szCs w:val="36"/>
    </w:rPr>
  </w:style>
  <w:style w:type="character" w:customStyle="1" w:styleId="38">
    <w:name w:val="标题 2 字符"/>
    <w:basedOn w:val="3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9">
    <w:name w:val="标题 3 字符"/>
    <w:basedOn w:val="33"/>
    <w:link w:val="4"/>
    <w:qFormat/>
    <w:uiPriority w:val="9"/>
    <w:rPr>
      <w:rFonts w:eastAsiaTheme="majorEastAsia"/>
      <w:b/>
      <w:bCs/>
      <w:sz w:val="30"/>
    </w:rPr>
  </w:style>
  <w:style w:type="character" w:customStyle="1" w:styleId="40">
    <w:name w:val="标题 4 字符"/>
    <w:basedOn w:val="33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1">
    <w:name w:val="标题 5 字符"/>
    <w:basedOn w:val="33"/>
    <w:link w:val="6"/>
    <w:semiHidden/>
    <w:qFormat/>
    <w:uiPriority w:val="9"/>
    <w:rPr>
      <w:b/>
      <w:bCs/>
      <w:sz w:val="28"/>
      <w:szCs w:val="28"/>
    </w:rPr>
  </w:style>
  <w:style w:type="character" w:customStyle="1" w:styleId="42">
    <w:name w:val="标题 6 字符"/>
    <w:basedOn w:val="33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3">
    <w:name w:val="标题 7 字符"/>
    <w:basedOn w:val="33"/>
    <w:link w:val="8"/>
    <w:semiHidden/>
    <w:qFormat/>
    <w:uiPriority w:val="9"/>
    <w:rPr>
      <w:b/>
      <w:bCs/>
      <w:sz w:val="24"/>
      <w:szCs w:val="24"/>
    </w:rPr>
  </w:style>
  <w:style w:type="character" w:customStyle="1" w:styleId="44">
    <w:name w:val="标题 8 字符"/>
    <w:basedOn w:val="33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5">
    <w:name w:val="标题 9 字符"/>
    <w:basedOn w:val="33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6">
    <w:name w:val="页眉 字符"/>
    <w:basedOn w:val="33"/>
    <w:link w:val="21"/>
    <w:qFormat/>
    <w:uiPriority w:val="99"/>
    <w:rPr>
      <w:sz w:val="18"/>
      <w:szCs w:val="18"/>
    </w:rPr>
  </w:style>
  <w:style w:type="character" w:customStyle="1" w:styleId="47">
    <w:name w:val="页脚 字符"/>
    <w:basedOn w:val="33"/>
    <w:link w:val="20"/>
    <w:qFormat/>
    <w:uiPriority w:val="99"/>
    <w:rPr>
      <w:sz w:val="18"/>
      <w:szCs w:val="18"/>
    </w:rPr>
  </w:style>
  <w:style w:type="character" w:customStyle="1" w:styleId="48">
    <w:name w:val="批注文字 字符"/>
    <w:basedOn w:val="33"/>
    <w:link w:val="14"/>
    <w:qFormat/>
    <w:uiPriority w:val="0"/>
  </w:style>
  <w:style w:type="character" w:customStyle="1" w:styleId="49">
    <w:name w:val="批注主题 字符"/>
    <w:basedOn w:val="48"/>
    <w:link w:val="30"/>
    <w:semiHidden/>
    <w:qFormat/>
    <w:uiPriority w:val="99"/>
    <w:rPr>
      <w:b/>
      <w:bCs/>
    </w:rPr>
  </w:style>
  <w:style w:type="character" w:customStyle="1" w:styleId="50">
    <w:name w:val="批注框文本 字符"/>
    <w:basedOn w:val="33"/>
    <w:link w:val="19"/>
    <w:semiHidden/>
    <w:qFormat/>
    <w:uiPriority w:val="99"/>
    <w:rPr>
      <w:sz w:val="18"/>
      <w:szCs w:val="18"/>
    </w:rPr>
  </w:style>
  <w:style w:type="paragraph" w:customStyle="1" w:styleId="5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52">
    <w:name w:val="List Paragraph"/>
    <w:basedOn w:val="1"/>
    <w:qFormat/>
    <w:uiPriority w:val="34"/>
    <w:pPr>
      <w:ind w:firstLine="420" w:firstLineChars="200"/>
    </w:pPr>
  </w:style>
  <w:style w:type="paragraph" w:styleId="53">
    <w:name w:val="No Spacing"/>
    <w:qFormat/>
    <w:uiPriority w:val="1"/>
    <w:pPr>
      <w:widowControl w:val="0"/>
      <w:ind w:firstLine="560" w:firstLineChars="200"/>
      <w:jc w:val="both"/>
    </w:pPr>
    <w:rPr>
      <w:rFonts w:ascii="Calibri" w:hAnsi="Calibri" w:eastAsia="微软雅黑" w:cs="Times New Roman"/>
      <w:kern w:val="2"/>
      <w:sz w:val="21"/>
      <w:szCs w:val="22"/>
      <w:lang w:val="en-US" w:eastAsia="zh-CN" w:bidi="ar-SA"/>
    </w:rPr>
  </w:style>
  <w:style w:type="paragraph" w:customStyle="1" w:styleId="54">
    <w:name w:val="默认段落字体 Para Char"/>
    <w:basedOn w:val="1"/>
    <w:qFormat/>
    <w:uiPriority w:val="0"/>
    <w:pPr>
      <w:ind w:firstLine="420" w:firstLineChars="200"/>
    </w:pPr>
    <w:rPr>
      <w:rFonts w:ascii="Arial" w:hAnsi="Arial" w:eastAsia="宋体" w:cs="Arial"/>
      <w:szCs w:val="24"/>
    </w:rPr>
  </w:style>
  <w:style w:type="paragraph" w:customStyle="1" w:styleId="55">
    <w:name w:val="tableborder"/>
    <w:basedOn w:val="1"/>
    <w:semiHidden/>
    <w:qFormat/>
    <w:uiPriority w:val="99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paragraph" w:customStyle="1" w:styleId="56">
    <w:name w:val="tablabel"/>
    <w:basedOn w:val="1"/>
    <w:semiHidden/>
    <w:qFormat/>
    <w:uiPriority w:val="99"/>
    <w:pPr>
      <w:widowControl/>
      <w:pBdr>
        <w:top w:val="single" w:color="CCCCCC" w:sz="6" w:space="2"/>
        <w:left w:val="single" w:color="CCCCCC" w:sz="6" w:space="2"/>
        <w:right w:val="single" w:color="CCCCCC" w:sz="6" w:space="2"/>
      </w:pBdr>
      <w:spacing w:before="100" w:beforeAutospacing="1" w:after="100" w:afterAutospacing="1"/>
      <w:jc w:val="left"/>
    </w:pPr>
    <w:rPr>
      <w:rFonts w:ascii="宋体" w:hAnsi="宋体" w:eastAsia="宋体" w:cs="宋体"/>
      <w:b/>
      <w:bCs/>
      <w:kern w:val="0"/>
      <w:szCs w:val="24"/>
    </w:rPr>
  </w:style>
  <w:style w:type="paragraph" w:customStyle="1" w:styleId="57">
    <w:name w:val="subtext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58">
    <w:name w:val="error"/>
    <w:basedOn w:val="33"/>
    <w:qFormat/>
    <w:uiPriority w:val="0"/>
  </w:style>
  <w:style w:type="character" w:customStyle="1" w:styleId="59">
    <w:name w:val="Unresolved Mention"/>
    <w:basedOn w:val="3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0">
    <w:name w:val="List Paragraph1"/>
    <w:basedOn w:val="1"/>
    <w:qFormat/>
    <w:uiPriority w:val="34"/>
    <w:pPr>
      <w:ind w:firstLine="420"/>
    </w:pPr>
    <w:rPr>
      <w:rFonts w:ascii="Times New Roman" w:hAnsi="Times New Roman" w:cs="Times New Roman"/>
      <w:szCs w:val="24"/>
    </w:rPr>
  </w:style>
  <w:style w:type="paragraph" w:customStyle="1" w:styleId="61">
    <w:name w:val="标题5"/>
    <w:basedOn w:val="4"/>
    <w:qFormat/>
    <w:uiPriority w:val="0"/>
    <w:rPr>
      <w:rFonts w:ascii="宋体" w:hAnsi="宋体" w:eastAsia="宋体" w:cs="Times New Roman"/>
      <w:sz w:val="24"/>
      <w:szCs w:val="24"/>
    </w:rPr>
  </w:style>
  <w:style w:type="character" w:customStyle="1" w:styleId="62">
    <w:name w:val="副标题 字符"/>
    <w:basedOn w:val="33"/>
    <w:link w:val="24"/>
    <w:qFormat/>
    <w:uiPriority w:val="11"/>
    <w:rPr>
      <w:b/>
      <w:bCs/>
      <w:kern w:val="44"/>
      <w:sz w:val="36"/>
      <w:szCs w:val="36"/>
    </w:rPr>
  </w:style>
  <w:style w:type="paragraph" w:customStyle="1" w:styleId="63">
    <w:name w:val="Campaign Body Text"/>
    <w:basedOn w:val="1"/>
    <w:qFormat/>
    <w:uiPriority w:val="0"/>
    <w:pPr>
      <w:widowControl/>
      <w:spacing w:line="280" w:lineRule="atLeast"/>
      <w:jc w:val="left"/>
    </w:pPr>
    <w:rPr>
      <w:rFonts w:ascii="Suisse Int'l MIT" w:hAnsi="Suisse Int'l MIT" w:eastAsia="Times New Roman" w:cs="Arial"/>
      <w:kern w:val="0"/>
      <w:sz w:val="19"/>
      <w:szCs w:val="19"/>
      <w:lang w:eastAsia="en-US"/>
    </w:rPr>
  </w:style>
  <w:style w:type="paragraph" w:customStyle="1" w:styleId="6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kern w:val="0"/>
      <w:sz w:val="24"/>
      <w:szCs w:val="24"/>
      <w:lang w:val="en-US" w:eastAsia="zh-CN" w:bidi="ar-SA"/>
    </w:rPr>
  </w:style>
  <w:style w:type="character" w:customStyle="1" w:styleId="65">
    <w:name w:val="正文文本缩进 字符"/>
    <w:basedOn w:val="33"/>
    <w:link w:val="15"/>
    <w:qFormat/>
    <w:uiPriority w:val="0"/>
    <w:rPr>
      <w:rFonts w:ascii="宋体" w:hAnsi="宋体" w:eastAsia="宋体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</a:spPr>
      <a:bodyPr rot="0" spcFirstLastPara="0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1452</Words>
  <Characters>1889</Characters>
  <Lines>16</Lines>
  <Paragraphs>4</Paragraphs>
  <TotalTime>9</TotalTime>
  <ScaleCrop>false</ScaleCrop>
  <LinksUpToDate>false</LinksUpToDate>
  <CharactersWithSpaces>2111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2019-01-11T05:16:00Z</dcterms:created>
  <dc:creator>sensetime</dc:creator>
  <cp:lastModifiedBy>徐蕾娜</cp:lastModifiedBy>
  <cp:lastPrinted>2025-11-11T12:36:25Z</cp:lastPrinted>
  <dcterms:modified xsi:type="dcterms:W3CDTF">2025-11-11T12:36:29Z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AB8D0AE8B6CB47E8937915DBC3E0AD8E_13</vt:lpwstr>
  </property>
  <property fmtid="{D5CDD505-2E9C-101B-9397-08002B2CF9AE}" pid="4" name="KSOTemplateDocerSaveRecord">
    <vt:lpwstr>eyJoZGlkIjoiNDA5YzA2ZWJhMDk5OTcwMTg0YTA5YjA3NjQyZWMxNjgiLCJ1c2VySWQiOiIyOTA5OTM5MDUifQ==</vt:lpwstr>
  </property>
</Properties>
</file>