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EC7A32">
      <w:pPr>
        <w:spacing w:line="360" w:lineRule="auto"/>
        <w:jc w:val="center"/>
        <w:rPr>
          <w:rFonts w:ascii="Times New Roman" w:hAnsi="Times New Roman" w:eastAsia="宋体"/>
          <w:b/>
          <w:color w:val="auto"/>
          <w:sz w:val="36"/>
          <w:szCs w:val="36"/>
          <w:highlight w:val="none"/>
        </w:rPr>
      </w:pPr>
    </w:p>
    <w:p w14:paraId="61BE0B4E">
      <w:pPr>
        <w:spacing w:line="0" w:lineRule="atLeast"/>
        <w:jc w:val="center"/>
        <w:rPr>
          <w:rFonts w:ascii="Times New Roman" w:hAnsi="Times New Roman" w:eastAsia="宋体"/>
          <w:color w:val="auto"/>
          <w:sz w:val="36"/>
          <w:szCs w:val="36"/>
          <w:highlight w:val="none"/>
        </w:rPr>
      </w:pPr>
    </w:p>
    <w:p w14:paraId="584522E4">
      <w:pPr>
        <w:widowControl w:val="0"/>
        <w:spacing w:line="0" w:lineRule="atLeast"/>
        <w:jc w:val="center"/>
        <w:rPr>
          <w:rFonts w:hint="eastAsia" w:ascii="Times New Roman" w:hAnsi="Times New Roman" w:eastAsia="宋体" w:cstheme="minorBidi"/>
          <w:b/>
          <w:color w:val="auto"/>
          <w:kern w:val="2"/>
          <w:sz w:val="44"/>
          <w:szCs w:val="44"/>
          <w:highlight w:val="none"/>
        </w:rPr>
      </w:pPr>
      <w:r>
        <w:rPr>
          <w:rFonts w:hint="eastAsia" w:ascii="Times New Roman" w:hAnsi="Times New Roman" w:eastAsia="宋体" w:cstheme="minorBidi"/>
          <w:b/>
          <w:color w:val="auto"/>
          <w:kern w:val="2"/>
          <w:sz w:val="44"/>
          <w:szCs w:val="44"/>
          <w:highlight w:val="none"/>
        </w:rPr>
        <w:t>Software Requirement Specification</w:t>
      </w:r>
    </w:p>
    <w:p w14:paraId="4EBC1B40">
      <w:pPr>
        <w:spacing w:line="360" w:lineRule="auto"/>
        <w:jc w:val="center"/>
        <w:rPr>
          <w:rFonts w:ascii="Times New Roman" w:hAnsi="Times New Roman" w:eastAsia="宋体"/>
          <w:b/>
          <w:color w:val="auto"/>
          <w:sz w:val="36"/>
          <w:szCs w:val="36"/>
          <w:highlight w:val="none"/>
        </w:rPr>
      </w:pPr>
    </w:p>
    <w:p w14:paraId="477ED82F">
      <w:pPr>
        <w:spacing w:line="360" w:lineRule="auto"/>
        <w:jc w:val="center"/>
        <w:rPr>
          <w:rFonts w:ascii="Times New Roman" w:hAnsi="Times New Roman" w:eastAsia="宋体"/>
          <w:b/>
          <w:color w:val="auto"/>
          <w:sz w:val="36"/>
          <w:szCs w:val="36"/>
          <w:highlight w:val="none"/>
        </w:rPr>
      </w:pPr>
    </w:p>
    <w:tbl>
      <w:tblPr>
        <w:tblStyle w:val="23"/>
        <w:tblW w:w="69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50"/>
        <w:gridCol w:w="4490"/>
      </w:tblGrid>
      <w:tr w14:paraId="025CF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jc w:val="center"/>
        </w:trPr>
        <w:tc>
          <w:tcPr>
            <w:tcW w:w="2450" w:type="dxa"/>
            <w:shd w:val="clear" w:color="auto" w:fill="auto"/>
            <w:vAlign w:val="center"/>
          </w:tcPr>
          <w:p w14:paraId="737E19DC">
            <w:pPr>
              <w:keepNext w:val="0"/>
              <w:keepLines w:val="0"/>
              <w:widowControl w:val="0"/>
              <w:suppressLineNumbers w:val="0"/>
              <w:spacing w:before="0" w:beforeAutospacing="0" w:after="0" w:afterAutospacing="0" w:line="0" w:lineRule="atLeast"/>
              <w:ind w:left="0" w:leftChars="0" w:right="0" w:rightChars="0"/>
              <w:jc w:val="center"/>
              <w:rPr>
                <w:rFonts w:hint="default" w:ascii="Times New Roman" w:hAnsi="Times New Roman" w:eastAsia="宋体" w:cstheme="minorBidi"/>
                <w:color w:val="auto"/>
                <w:kern w:val="2"/>
                <w:sz w:val="21"/>
                <w:szCs w:val="21"/>
                <w:highlight w:val="none"/>
              </w:rPr>
            </w:pPr>
            <w:r>
              <w:rPr>
                <w:rFonts w:hint="default" w:ascii="Times New Roman" w:hAnsi="Times New Roman" w:cs="Times New Roman" w:eastAsiaTheme="minorEastAsia"/>
                <w:color w:val="auto"/>
                <w:kern w:val="2"/>
                <w:sz w:val="21"/>
                <w:szCs w:val="21"/>
              </w:rPr>
              <w:t>Project name</w:t>
            </w:r>
          </w:p>
        </w:tc>
        <w:tc>
          <w:tcPr>
            <w:tcW w:w="4490" w:type="dxa"/>
            <w:shd w:val="clear" w:color="auto" w:fill="auto"/>
            <w:vAlign w:val="center"/>
          </w:tcPr>
          <w:p w14:paraId="653AB481">
            <w:pPr>
              <w:keepNext w:val="0"/>
              <w:keepLines w:val="0"/>
              <w:widowControl w:val="0"/>
              <w:suppressLineNumbers w:val="0"/>
              <w:spacing w:before="0" w:beforeAutospacing="0" w:after="0" w:afterAutospacing="0" w:line="0" w:lineRule="atLeast"/>
              <w:ind w:left="0" w:right="0"/>
              <w:jc w:val="center"/>
              <w:rPr>
                <w:rFonts w:hint="eastAsia" w:ascii="Times New Roman" w:hAnsi="Times New Roman" w:eastAsia="宋体" w:cstheme="minorBidi"/>
                <w:color w:val="auto"/>
                <w:kern w:val="2"/>
                <w:sz w:val="21"/>
                <w:szCs w:val="21"/>
                <w:highlight w:val="none"/>
                <w:lang w:val="en-US" w:eastAsia="zh-CN"/>
              </w:rPr>
            </w:pPr>
            <w:del w:id="24" w:author="李雅静" w:date="2025-11-20T11:12:39Z">
              <w:r>
                <w:rPr>
                  <w:rFonts w:hint="eastAsia" w:ascii="Times New Roman" w:hAnsi="Times New Roman" w:eastAsia="宋体" w:cstheme="minorBidi"/>
                  <w:color w:val="auto"/>
                  <w:kern w:val="2"/>
                  <w:sz w:val="21"/>
                  <w:szCs w:val="21"/>
                  <w:highlight w:val="none"/>
                  <w:lang w:val="en-US" w:eastAsia="zh-CN"/>
                </w:rPr>
                <w:delText>PAPUWIS</w:delText>
              </w:r>
            </w:del>
            <w:ins w:id="25" w:author="李雅静" w:date="2025-11-20T11:12:39Z">
              <w:r>
                <w:rPr>
                  <w:rFonts w:hint="eastAsia" w:ascii="Times New Roman" w:hAnsi="Times New Roman" w:cstheme="minorBidi"/>
                  <w:color w:val="auto"/>
                  <w:kern w:val="2"/>
                  <w:sz w:val="21"/>
                  <w:szCs w:val="21"/>
                  <w:highlight w:val="none"/>
                  <w:lang w:val="en-US" w:eastAsia="zh-CN"/>
                </w:rPr>
                <w:t>BCMAS</w:t>
              </w:r>
            </w:ins>
          </w:p>
        </w:tc>
      </w:tr>
      <w:tr w14:paraId="3AA24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jc w:val="center"/>
        </w:trPr>
        <w:tc>
          <w:tcPr>
            <w:tcW w:w="2450" w:type="dxa"/>
            <w:shd w:val="clear" w:color="auto" w:fill="auto"/>
            <w:vAlign w:val="center"/>
          </w:tcPr>
          <w:p w14:paraId="7852CAC3">
            <w:pPr>
              <w:keepNext w:val="0"/>
              <w:keepLines w:val="0"/>
              <w:widowControl w:val="0"/>
              <w:suppressLineNumbers w:val="0"/>
              <w:spacing w:before="0" w:beforeAutospacing="0" w:after="0" w:afterAutospacing="0" w:line="0" w:lineRule="atLeast"/>
              <w:ind w:left="0" w:leftChars="0" w:right="0" w:rightChars="0"/>
              <w:jc w:val="center"/>
              <w:rPr>
                <w:rFonts w:hint="default" w:ascii="Times New Roman" w:hAnsi="Times New Roman" w:eastAsia="宋体" w:cstheme="minorBidi"/>
                <w:color w:val="auto"/>
                <w:kern w:val="2"/>
                <w:sz w:val="21"/>
                <w:szCs w:val="21"/>
                <w:highlight w:val="none"/>
              </w:rPr>
            </w:pPr>
            <w:r>
              <w:rPr>
                <w:rFonts w:hint="default" w:ascii="Times New Roman" w:hAnsi="Times New Roman" w:cs="Times New Roman" w:eastAsiaTheme="minorEastAsia"/>
                <w:color w:val="auto"/>
                <w:kern w:val="2"/>
                <w:sz w:val="21"/>
                <w:szCs w:val="21"/>
              </w:rPr>
              <w:t>Product name</w:t>
            </w:r>
          </w:p>
        </w:tc>
        <w:tc>
          <w:tcPr>
            <w:tcW w:w="4490" w:type="dxa"/>
            <w:shd w:val="clear" w:color="auto" w:fill="auto"/>
            <w:vAlign w:val="center"/>
          </w:tcPr>
          <w:p w14:paraId="7916B527">
            <w:pPr>
              <w:keepNext w:val="0"/>
              <w:keepLines w:val="0"/>
              <w:widowControl w:val="0"/>
              <w:suppressLineNumbers w:val="0"/>
              <w:spacing w:before="0" w:beforeAutospacing="0" w:after="0" w:afterAutospacing="0" w:line="0" w:lineRule="atLeast"/>
              <w:ind w:left="0" w:right="0"/>
              <w:jc w:val="center"/>
              <w:rPr>
                <w:rFonts w:hint="default" w:ascii="Times New Roman" w:hAnsi="Times New Roman" w:eastAsia="宋体" w:cstheme="minorBidi"/>
                <w:color w:val="auto"/>
                <w:kern w:val="2"/>
                <w:sz w:val="21"/>
                <w:szCs w:val="21"/>
                <w:highlight w:val="none"/>
              </w:rPr>
            </w:pPr>
            <w:del w:id="26" w:author="李雅静" w:date="2025-11-20T11:13:27Z">
              <w:r>
                <w:rPr>
                  <w:rFonts w:hint="default" w:ascii="Times New Roman" w:hAnsi="Times New Roman" w:eastAsia="宋体" w:cstheme="minorBidi"/>
                  <w:i w:val="0"/>
                  <w:iCs w:val="0"/>
                  <w:caps w:val="0"/>
                  <w:color w:val="auto"/>
                  <w:spacing w:val="0"/>
                  <w:kern w:val="2"/>
                  <w:sz w:val="21"/>
                  <w:szCs w:val="21"/>
                  <w:highlight w:val="none"/>
                  <w:shd w:val="clear"/>
                </w:rPr>
                <w:delText>Breathcare</w:delText>
              </w:r>
            </w:del>
            <w:ins w:id="27" w:author="李雅静" w:date="2025-11-20T11:13:27Z">
              <w:r>
                <w:rPr>
                  <w:rFonts w:hint="eastAsia" w:ascii="Times New Roman" w:hAnsi="Times New Roman" w:cstheme="minorBidi"/>
                  <w:i w:val="0"/>
                  <w:iCs w:val="0"/>
                  <w:caps w:val="0"/>
                  <w:color w:val="auto"/>
                  <w:spacing w:val="0"/>
                  <w:kern w:val="2"/>
                  <w:sz w:val="21"/>
                  <w:szCs w:val="21"/>
                  <w:highlight w:val="none"/>
                  <w:shd w:val="clear"/>
                  <w:lang w:eastAsia="zh-CN"/>
                </w:rPr>
                <w:t>BreathCare</w:t>
              </w:r>
            </w:ins>
            <w:r>
              <w:rPr>
                <w:rFonts w:hint="default" w:ascii="Times New Roman" w:hAnsi="Times New Roman" w:eastAsia="宋体" w:cstheme="minorBidi"/>
                <w:i w:val="0"/>
                <w:iCs w:val="0"/>
                <w:caps w:val="0"/>
                <w:color w:val="auto"/>
                <w:spacing w:val="0"/>
                <w:kern w:val="2"/>
                <w:sz w:val="21"/>
                <w:szCs w:val="21"/>
                <w:highlight w:val="none"/>
                <w:shd w:val="clear"/>
              </w:rPr>
              <w:t xml:space="preserve"> Management System</w:t>
            </w:r>
            <w:r>
              <w:rPr>
                <w:rFonts w:hint="default" w:ascii="Times New Roman" w:hAnsi="Times New Roman" w:eastAsia="宋体" w:cstheme="minorBidi"/>
                <w:color w:val="auto"/>
                <w:kern w:val="2"/>
                <w:sz w:val="21"/>
                <w:szCs w:val="21"/>
                <w:highlight w:val="none"/>
              </w:rPr>
              <w:t xml:space="preserve"> </w:t>
            </w:r>
          </w:p>
        </w:tc>
      </w:tr>
      <w:tr w14:paraId="2E2B0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jc w:val="center"/>
        </w:trPr>
        <w:tc>
          <w:tcPr>
            <w:tcW w:w="2450" w:type="dxa"/>
            <w:shd w:val="clear" w:color="auto" w:fill="auto"/>
            <w:vAlign w:val="center"/>
          </w:tcPr>
          <w:p w14:paraId="74B42654">
            <w:pPr>
              <w:keepNext w:val="0"/>
              <w:keepLines w:val="0"/>
              <w:widowControl w:val="0"/>
              <w:suppressLineNumbers w:val="0"/>
              <w:spacing w:before="0" w:beforeAutospacing="0" w:after="0" w:afterAutospacing="0" w:line="0" w:lineRule="atLeast"/>
              <w:ind w:left="0" w:leftChars="0" w:right="0" w:rightChars="0"/>
              <w:jc w:val="center"/>
              <w:rPr>
                <w:rFonts w:hint="default" w:ascii="Times New Roman" w:hAnsi="Times New Roman" w:eastAsia="宋体" w:cstheme="minorBidi"/>
                <w:color w:val="auto"/>
                <w:kern w:val="2"/>
                <w:sz w:val="21"/>
                <w:szCs w:val="21"/>
                <w:highlight w:val="none"/>
              </w:rPr>
            </w:pPr>
            <w:r>
              <w:rPr>
                <w:rFonts w:hint="default" w:ascii="Times New Roman" w:hAnsi="Times New Roman" w:cs="Times New Roman" w:eastAsiaTheme="minorEastAsia"/>
                <w:color w:val="auto"/>
                <w:kern w:val="2"/>
                <w:sz w:val="21"/>
                <w:szCs w:val="21"/>
              </w:rPr>
              <w:t>Document No.</w:t>
            </w:r>
          </w:p>
        </w:tc>
        <w:tc>
          <w:tcPr>
            <w:tcW w:w="4490" w:type="dxa"/>
            <w:shd w:val="clear" w:color="auto" w:fill="auto"/>
            <w:vAlign w:val="center"/>
          </w:tcPr>
          <w:p w14:paraId="6886174E">
            <w:pPr>
              <w:keepNext w:val="0"/>
              <w:keepLines w:val="0"/>
              <w:widowControl w:val="0"/>
              <w:suppressLineNumbers w:val="0"/>
              <w:spacing w:before="0" w:beforeAutospacing="0" w:after="0" w:afterAutospacing="0" w:line="0" w:lineRule="atLeast"/>
              <w:ind w:left="0" w:right="0"/>
              <w:jc w:val="center"/>
              <w:rPr>
                <w:rFonts w:hint="default" w:ascii="Times New Roman" w:hAnsi="Times New Roman" w:eastAsia="宋体" w:cstheme="minorBidi"/>
                <w:color w:val="auto"/>
                <w:kern w:val="2"/>
                <w:sz w:val="21"/>
                <w:szCs w:val="21"/>
                <w:highlight w:val="none"/>
              </w:rPr>
            </w:pPr>
            <w:del w:id="28" w:author="李雅静" w:date="2025-11-20T11:12:42Z">
              <w:r>
                <w:rPr>
                  <w:rFonts w:hint="default" w:ascii="Times New Roman" w:hAnsi="Times New Roman" w:eastAsia="宋体" w:cstheme="minorBidi"/>
                  <w:color w:val="auto"/>
                  <w:kern w:val="2"/>
                  <w:sz w:val="21"/>
                  <w:szCs w:val="21"/>
                  <w:highlight w:val="none"/>
                  <w:lang w:val="en-US"/>
                </w:rPr>
                <w:delText>PAPUWIS</w:delText>
              </w:r>
            </w:del>
            <w:ins w:id="29" w:author="李雅静" w:date="2025-11-20T11:12:42Z">
              <w:r>
                <w:rPr>
                  <w:rFonts w:hint="eastAsia" w:ascii="Times New Roman" w:hAnsi="Times New Roman" w:cstheme="minorBidi"/>
                  <w:color w:val="auto"/>
                  <w:kern w:val="2"/>
                  <w:sz w:val="21"/>
                  <w:szCs w:val="21"/>
                  <w:highlight w:val="none"/>
                  <w:lang w:val="en-US" w:eastAsia="zh-CN"/>
                </w:rPr>
                <w:t>BCMAS</w:t>
              </w:r>
            </w:ins>
            <w:r>
              <w:rPr>
                <w:rFonts w:hint="default" w:ascii="Times New Roman" w:hAnsi="Times New Roman" w:eastAsia="宋体" w:cstheme="minorBidi"/>
                <w:color w:val="auto"/>
                <w:kern w:val="2"/>
                <w:sz w:val="21"/>
                <w:szCs w:val="21"/>
                <w:highlight w:val="none"/>
              </w:rPr>
              <w:t>-SRS-001</w:t>
            </w:r>
          </w:p>
        </w:tc>
      </w:tr>
      <w:tr w14:paraId="5F19E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jc w:val="center"/>
        </w:trPr>
        <w:tc>
          <w:tcPr>
            <w:tcW w:w="2450" w:type="dxa"/>
            <w:shd w:val="clear" w:color="auto" w:fill="auto"/>
            <w:vAlign w:val="center"/>
          </w:tcPr>
          <w:p w14:paraId="42357501">
            <w:pPr>
              <w:keepNext w:val="0"/>
              <w:keepLines w:val="0"/>
              <w:widowControl w:val="0"/>
              <w:suppressLineNumbers w:val="0"/>
              <w:spacing w:before="0" w:beforeAutospacing="0" w:after="0" w:afterAutospacing="0" w:line="0" w:lineRule="atLeast"/>
              <w:ind w:left="0" w:leftChars="0" w:right="0" w:rightChars="0"/>
              <w:jc w:val="center"/>
              <w:rPr>
                <w:rFonts w:hint="default" w:ascii="Times New Roman" w:hAnsi="Times New Roman" w:eastAsia="宋体" w:cstheme="minorBidi"/>
                <w:color w:val="auto"/>
                <w:kern w:val="2"/>
                <w:sz w:val="21"/>
                <w:szCs w:val="21"/>
                <w:highlight w:val="none"/>
              </w:rPr>
            </w:pPr>
            <w:r>
              <w:rPr>
                <w:rFonts w:hint="default" w:ascii="Times New Roman" w:hAnsi="Times New Roman" w:cs="Times New Roman" w:eastAsiaTheme="minorEastAsia"/>
                <w:color w:val="auto"/>
                <w:kern w:val="2"/>
                <w:sz w:val="21"/>
                <w:szCs w:val="21"/>
              </w:rPr>
              <w:t>Version No.</w:t>
            </w:r>
          </w:p>
        </w:tc>
        <w:tc>
          <w:tcPr>
            <w:tcW w:w="4490" w:type="dxa"/>
            <w:shd w:val="clear" w:color="auto" w:fill="auto"/>
            <w:vAlign w:val="center"/>
          </w:tcPr>
          <w:p w14:paraId="725AE3A0">
            <w:pPr>
              <w:keepNext w:val="0"/>
              <w:keepLines w:val="0"/>
              <w:widowControl w:val="0"/>
              <w:suppressLineNumbers w:val="0"/>
              <w:spacing w:before="0" w:beforeAutospacing="0" w:after="0" w:afterAutospacing="0" w:line="0" w:lineRule="atLeast"/>
              <w:ind w:left="0" w:right="0"/>
              <w:jc w:val="center"/>
              <w:rPr>
                <w:rFonts w:hint="default" w:ascii="Times New Roman" w:hAnsi="Times New Roman" w:eastAsia="宋体" w:cstheme="minorBidi"/>
                <w:color w:val="auto"/>
                <w:kern w:val="2"/>
                <w:sz w:val="21"/>
                <w:szCs w:val="21"/>
                <w:highlight w:val="none"/>
                <w:lang w:eastAsia="zh-CN"/>
              </w:rPr>
            </w:pPr>
            <w:r>
              <w:rPr>
                <w:rFonts w:hint="eastAsia" w:ascii="Times New Roman" w:hAnsi="Times New Roman" w:eastAsia="宋体" w:cstheme="minorBidi"/>
                <w:color w:val="auto"/>
                <w:kern w:val="2"/>
                <w:sz w:val="21"/>
                <w:szCs w:val="21"/>
                <w:highlight w:val="none"/>
                <w:lang w:eastAsia="zh"/>
              </w:rPr>
              <w:t>A/</w:t>
            </w:r>
            <w:r>
              <w:rPr>
                <w:rFonts w:hint="eastAsia" w:ascii="Times New Roman" w:hAnsi="Times New Roman" w:cstheme="minorBidi"/>
                <w:color w:val="auto"/>
                <w:kern w:val="2"/>
                <w:sz w:val="21"/>
                <w:szCs w:val="21"/>
                <w:highlight w:val="none"/>
                <w:lang w:val="en-US" w:eastAsia="zh-CN"/>
              </w:rPr>
              <w:t>1</w:t>
            </w:r>
          </w:p>
        </w:tc>
      </w:tr>
    </w:tbl>
    <w:p w14:paraId="1B7A73D8">
      <w:pPr>
        <w:spacing w:line="0" w:lineRule="atLeast"/>
        <w:rPr>
          <w:rFonts w:ascii="Times New Roman" w:hAnsi="Times New Roman" w:eastAsia="宋体"/>
          <w:color w:val="auto"/>
          <w:sz w:val="28"/>
          <w:highlight w:val="none"/>
        </w:rPr>
      </w:pPr>
    </w:p>
    <w:p w14:paraId="1605F6F3">
      <w:pPr>
        <w:spacing w:line="0" w:lineRule="atLeast"/>
        <w:rPr>
          <w:rFonts w:ascii="Times New Roman" w:hAnsi="Times New Roman" w:eastAsia="宋体"/>
          <w:color w:val="auto"/>
          <w:sz w:val="28"/>
          <w:highlight w:val="none"/>
        </w:rPr>
      </w:pPr>
    </w:p>
    <w:p w14:paraId="4C0F571A">
      <w:pPr>
        <w:spacing w:line="0" w:lineRule="atLeast"/>
        <w:rPr>
          <w:rFonts w:ascii="Times New Roman" w:hAnsi="Times New Roman" w:eastAsia="宋体"/>
          <w:color w:val="auto"/>
          <w:sz w:val="28"/>
          <w:highlight w:val="none"/>
        </w:rPr>
      </w:pPr>
    </w:p>
    <w:p w14:paraId="04BD69C4">
      <w:pPr>
        <w:spacing w:line="0" w:lineRule="atLeast"/>
        <w:rPr>
          <w:rFonts w:ascii="Times New Roman" w:hAnsi="Times New Roman" w:eastAsia="宋体"/>
          <w:color w:val="auto"/>
          <w:sz w:val="28"/>
          <w:highlight w:val="none"/>
        </w:rPr>
      </w:pPr>
    </w:p>
    <w:p w14:paraId="146877FC">
      <w:pPr>
        <w:spacing w:line="0" w:lineRule="atLeast"/>
        <w:rPr>
          <w:rFonts w:ascii="Times New Roman" w:hAnsi="Times New Roman" w:eastAsia="宋体"/>
          <w:color w:val="auto"/>
          <w:sz w:val="28"/>
          <w:highlight w:val="none"/>
        </w:rPr>
      </w:pPr>
    </w:p>
    <w:p w14:paraId="3D29587E">
      <w:pPr>
        <w:spacing w:line="0" w:lineRule="atLeast"/>
        <w:rPr>
          <w:rFonts w:ascii="Times New Roman" w:hAnsi="Times New Roman" w:eastAsia="宋体"/>
          <w:color w:val="auto"/>
          <w:sz w:val="28"/>
          <w:highlight w:val="none"/>
        </w:rPr>
      </w:pPr>
    </w:p>
    <w:p w14:paraId="3F209F32">
      <w:pPr>
        <w:keepNext w:val="0"/>
        <w:keepLines w:val="0"/>
        <w:widowControl/>
        <w:suppressLineNumbers w:val="0"/>
        <w:jc w:val="left"/>
      </w:pPr>
    </w:p>
    <w:p w14:paraId="6EEA2109">
      <w:pPr>
        <w:spacing w:line="0" w:lineRule="atLeast"/>
        <w:rPr>
          <w:rFonts w:ascii="Times New Roman" w:hAnsi="Times New Roman" w:eastAsia="宋体"/>
          <w:color w:val="auto"/>
          <w:sz w:val="28"/>
          <w:highlight w:val="none"/>
        </w:rPr>
      </w:pPr>
    </w:p>
    <w:p w14:paraId="437360A6">
      <w:pPr>
        <w:spacing w:line="0" w:lineRule="atLeast"/>
        <w:rPr>
          <w:rFonts w:hint="eastAsia" w:ascii="Times New Roman" w:hAnsi="Times New Roman" w:eastAsia="宋体"/>
          <w:color w:val="auto"/>
          <w:sz w:val="28"/>
          <w:highlight w:val="none"/>
        </w:rPr>
      </w:pPr>
    </w:p>
    <w:p w14:paraId="444A30F6">
      <w:pPr>
        <w:spacing w:line="0" w:lineRule="atLeast"/>
        <w:rPr>
          <w:rFonts w:ascii="Times New Roman" w:hAnsi="Times New Roman" w:eastAsia="宋体"/>
          <w:color w:val="auto"/>
          <w:sz w:val="28"/>
          <w:highlight w:val="none"/>
        </w:rPr>
      </w:pPr>
    </w:p>
    <w:p w14:paraId="596BEFC0">
      <w:pPr>
        <w:spacing w:line="0" w:lineRule="atLeast"/>
        <w:rPr>
          <w:rFonts w:ascii="Times New Roman" w:hAnsi="Times New Roman" w:eastAsia="宋体"/>
          <w:color w:val="auto"/>
          <w:sz w:val="28"/>
          <w:highlight w:val="none"/>
        </w:rPr>
      </w:pPr>
      <w:del w:id="30" w:author="李雅静" w:date="2025-11-20T11:14:48Z">
        <w:r>
          <w:rPr/>
          <w:drawing>
            <wp:anchor distT="0" distB="0" distL="114300" distR="114300" simplePos="0" relativeHeight="251663360" behindDoc="0" locked="0" layoutInCell="1" allowOverlap="1">
              <wp:simplePos x="0" y="0"/>
              <wp:positionH relativeFrom="column">
                <wp:posOffset>3464560</wp:posOffset>
              </wp:positionH>
              <wp:positionV relativeFrom="paragraph">
                <wp:posOffset>175260</wp:posOffset>
              </wp:positionV>
              <wp:extent cx="1334135" cy="370205"/>
              <wp:effectExtent l="0" t="0" r="12065" b="10795"/>
              <wp:wrapNone/>
              <wp:docPr id="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6"/>
                      <pic:cNvPicPr>
                        <a:picLocks noChangeAspect="1"/>
                      </pic:cNvPicPr>
                    </pic:nvPicPr>
                    <pic:blipFill>
                      <a:blip r:embed="rId7">
                        <a:clrChange>
                          <a:clrFrom>
                            <a:srgbClr val="FFFFFF">
                              <a:alpha val="100000"/>
                            </a:srgbClr>
                          </a:clrFrom>
                          <a:clrTo>
                            <a:srgbClr val="FFFFFF">
                              <a:alpha val="100000"/>
                              <a:alpha val="0"/>
                            </a:srgbClr>
                          </a:clrTo>
                        </a:clrChange>
                      </a:blip>
                      <a:stretch>
                        <a:fillRect/>
                      </a:stretch>
                    </pic:blipFill>
                    <pic:spPr>
                      <a:xfrm>
                        <a:off x="0" y="0"/>
                        <a:ext cx="1334135" cy="370205"/>
                      </a:xfrm>
                      <a:prstGeom prst="rect">
                        <a:avLst/>
                      </a:prstGeom>
                      <a:noFill/>
                      <a:ln>
                        <a:noFill/>
                      </a:ln>
                    </pic:spPr>
                  </pic:pic>
                </a:graphicData>
              </a:graphic>
            </wp:anchor>
          </w:drawing>
        </w:r>
      </w:del>
      <w:r>
        <w:rPr>
          <w:rFonts w:ascii="宋体" w:hAnsi="宋体" w:eastAsia="宋体" w:cs="宋体"/>
          <w:kern w:val="0"/>
          <w:sz w:val="24"/>
          <w:szCs w:val="24"/>
          <w:lang w:val="en-US" w:eastAsia="zh-CN" w:bidi="ar"/>
        </w:rPr>
        <w:drawing>
          <wp:anchor distT="0" distB="0" distL="114300" distR="114300" simplePos="0" relativeHeight="251659264" behindDoc="0" locked="0" layoutInCell="1" allowOverlap="1">
            <wp:simplePos x="0" y="0"/>
            <wp:positionH relativeFrom="column">
              <wp:posOffset>1056005</wp:posOffset>
            </wp:positionH>
            <wp:positionV relativeFrom="paragraph">
              <wp:posOffset>184150</wp:posOffset>
            </wp:positionV>
            <wp:extent cx="1257300" cy="323850"/>
            <wp:effectExtent l="0" t="0" r="0" b="5080"/>
            <wp:wrapNone/>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8"/>
                    <a:stretch>
                      <a:fillRect/>
                    </a:stretch>
                  </pic:blipFill>
                  <pic:spPr>
                    <a:xfrm>
                      <a:off x="0" y="0"/>
                      <a:ext cx="1257300" cy="323850"/>
                    </a:xfrm>
                    <a:prstGeom prst="rect">
                      <a:avLst/>
                    </a:prstGeom>
                    <a:noFill/>
                    <a:ln w="9525">
                      <a:noFill/>
                    </a:ln>
                  </pic:spPr>
                </pic:pic>
              </a:graphicData>
            </a:graphic>
          </wp:anchor>
        </w:drawing>
      </w:r>
    </w:p>
    <w:tbl>
      <w:tblPr>
        <w:tblStyle w:val="23"/>
        <w:tblW w:w="8522" w:type="dxa"/>
        <w:jc w:val="center"/>
        <w:tblLayout w:type="fixed"/>
        <w:tblCellMar>
          <w:top w:w="0" w:type="dxa"/>
          <w:left w:w="108" w:type="dxa"/>
          <w:bottom w:w="0" w:type="dxa"/>
          <w:right w:w="108" w:type="dxa"/>
        </w:tblCellMar>
      </w:tblPr>
      <w:tblGrid>
        <w:gridCol w:w="4260"/>
        <w:gridCol w:w="4262"/>
      </w:tblGrid>
      <w:tr w14:paraId="6A0655CC">
        <w:trPr>
          <w:jc w:val="center"/>
        </w:trPr>
        <w:tc>
          <w:tcPr>
            <w:tcW w:w="4260" w:type="dxa"/>
            <w:shd w:val="clear" w:color="auto" w:fill="auto"/>
          </w:tcPr>
          <w:p w14:paraId="558DE0D9">
            <w:pPr>
              <w:keepNext w:val="0"/>
              <w:keepLines w:val="0"/>
              <w:widowControl/>
              <w:suppressLineNumbers w:val="0"/>
              <w:spacing w:before="156" w:beforeLines="50" w:beforeAutospacing="0" w:after="156" w:afterLines="50" w:afterAutospacing="0" w:line="0" w:lineRule="atLeast"/>
              <w:ind w:left="0" w:right="0" w:firstLine="600" w:firstLineChars="250"/>
              <w:rPr>
                <w:rFonts w:hint="default" w:ascii="Times New Roman" w:hAnsi="Times New Roman" w:eastAsia="宋体"/>
                <w:color w:val="auto"/>
                <w:highlight w:val="none"/>
                <w:u w:val="single"/>
              </w:rPr>
            </w:pPr>
            <w:bookmarkStart w:id="0" w:name="OLE_LINK1"/>
            <w:r>
              <w:rPr>
                <w:rFonts w:hint="eastAsia" w:eastAsia="宋体"/>
                <w:lang w:eastAsia="zh-CN"/>
              </w:rPr>
              <w:drawing>
                <wp:anchor distT="0" distB="0" distL="114300" distR="114300" simplePos="0" relativeHeight="251661312" behindDoc="0" locked="0" layoutInCell="1" allowOverlap="1">
                  <wp:simplePos x="0" y="0"/>
                  <wp:positionH relativeFrom="column">
                    <wp:posOffset>1213485</wp:posOffset>
                  </wp:positionH>
                  <wp:positionV relativeFrom="paragraph">
                    <wp:posOffset>350520</wp:posOffset>
                  </wp:positionV>
                  <wp:extent cx="889000" cy="381000"/>
                  <wp:effectExtent l="0" t="0" r="0" b="0"/>
                  <wp:wrapNone/>
                  <wp:docPr id="4" name="图片 4" descr="画板备份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画板备份 37"/>
                          <pic:cNvPicPr>
                            <a:picLocks noChangeAspect="1"/>
                          </pic:cNvPicPr>
                        </pic:nvPicPr>
                        <pic:blipFill>
                          <a:blip r:embed="rId9"/>
                          <a:srcRect l="23471" t="-4175" r="23357" b="-9677"/>
                          <a:stretch>
                            <a:fillRect/>
                          </a:stretch>
                        </pic:blipFill>
                        <pic:spPr>
                          <a:xfrm>
                            <a:off x="0" y="0"/>
                            <a:ext cx="889000" cy="381000"/>
                          </a:xfrm>
                          <a:prstGeom prst="rect">
                            <a:avLst/>
                          </a:prstGeom>
                        </pic:spPr>
                      </pic:pic>
                    </a:graphicData>
                  </a:graphic>
                </wp:anchor>
              </w:drawing>
            </w:r>
            <w:r>
              <w:rPr>
                <w:rFonts w:hint="eastAsia" w:ascii="Times New Roman" w:hAnsi="Times New Roman"/>
                <w:color w:val="auto"/>
                <w:highlight w:val="none"/>
                <w:lang w:val="en-US" w:eastAsia="zh-CN"/>
              </w:rPr>
              <w:t>Author:</w:t>
            </w:r>
            <w:r>
              <w:rPr>
                <w:rFonts w:hint="eastAsia" w:ascii="Times New Roman" w:hAnsi="Times New Roman" w:eastAsia="宋体"/>
                <w:color w:val="auto"/>
                <w:highlight w:val="none"/>
                <w:u w:val="single"/>
              </w:rPr>
              <w:t xml:space="preserve"> </w:t>
            </w:r>
            <w:r>
              <w:rPr>
                <w:rFonts w:hint="default" w:ascii="Times New Roman" w:hAnsi="Times New Roman" w:eastAsia="宋体"/>
                <w:color w:val="auto"/>
                <w:highlight w:val="none"/>
                <w:u w:val="single"/>
              </w:rPr>
              <w:t xml:space="preserve">    </w:t>
            </w:r>
            <w:r>
              <w:rPr>
                <w:rFonts w:hint="eastAsia" w:ascii="Times New Roman" w:hAnsi="Times New Roman" w:eastAsia="宋体"/>
                <w:color w:val="auto"/>
                <w:highlight w:val="none"/>
                <w:u w:val="single"/>
                <w:lang w:val="en-US" w:eastAsia="zh-CN"/>
              </w:rPr>
              <w:t xml:space="preserve">    </w:t>
            </w:r>
            <w:r>
              <w:rPr>
                <w:rFonts w:hint="default" w:ascii="Times New Roman" w:hAnsi="Times New Roman" w:eastAsia="宋体"/>
                <w:color w:val="auto"/>
                <w:highlight w:val="none"/>
                <w:u w:val="single"/>
              </w:rPr>
              <w:t xml:space="preserve">      </w:t>
            </w:r>
          </w:p>
        </w:tc>
        <w:tc>
          <w:tcPr>
            <w:tcW w:w="4262" w:type="dxa"/>
            <w:shd w:val="clear" w:color="auto" w:fill="auto"/>
          </w:tcPr>
          <w:p w14:paraId="3B8BB760">
            <w:pPr>
              <w:keepNext w:val="0"/>
              <w:keepLines w:val="0"/>
              <w:widowControl/>
              <w:suppressLineNumbers w:val="0"/>
              <w:spacing w:before="156" w:beforeLines="50" w:beforeAutospacing="0" w:after="156" w:afterLines="50" w:afterAutospacing="0" w:line="0" w:lineRule="atLeast"/>
              <w:ind w:left="0" w:right="0" w:firstLine="720" w:firstLineChars="300"/>
              <w:rPr>
                <w:rFonts w:hint="default" w:ascii="Times New Roman" w:hAnsi="Times New Roman" w:eastAsia="宋体"/>
                <w:color w:val="auto"/>
                <w:highlight w:val="none"/>
              </w:rPr>
            </w:pPr>
            <w:del w:id="32" w:author="李雅静" w:date="2025-11-20T11:14:49Z">
              <w:r>
                <w:rPr>
                  <w:rFonts w:hint="default"/>
                </w:rPr>
                <w:drawing>
                  <wp:anchor distT="0" distB="0" distL="114300" distR="114300" simplePos="0" relativeHeight="251664384" behindDoc="0" locked="0" layoutInCell="1" allowOverlap="1">
                    <wp:simplePos x="0" y="0"/>
                    <wp:positionH relativeFrom="column">
                      <wp:posOffset>854075</wp:posOffset>
                    </wp:positionH>
                    <wp:positionV relativeFrom="paragraph">
                      <wp:posOffset>343535</wp:posOffset>
                    </wp:positionV>
                    <wp:extent cx="1630045" cy="429260"/>
                    <wp:effectExtent l="0" t="0" r="8255" b="1905"/>
                    <wp:wrapNone/>
                    <wp:docPr id="1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7"/>
                            <pic:cNvPicPr>
                              <a:picLocks noChangeAspect="1"/>
                            </pic:cNvPicPr>
                          </pic:nvPicPr>
                          <pic:blipFill>
                            <a:blip r:embed="rId10">
                              <a:clrChange>
                                <a:clrFrom>
                                  <a:srgbClr val="FFFFFF">
                                    <a:alpha val="100000"/>
                                  </a:srgbClr>
                                </a:clrFrom>
                                <a:clrTo>
                                  <a:srgbClr val="FFFFFF">
                                    <a:alpha val="100000"/>
                                    <a:alpha val="0"/>
                                  </a:srgbClr>
                                </a:clrTo>
                              </a:clrChange>
                            </a:blip>
                            <a:stretch>
                              <a:fillRect/>
                            </a:stretch>
                          </pic:blipFill>
                          <pic:spPr>
                            <a:xfrm>
                              <a:off x="0" y="0"/>
                              <a:ext cx="1630045" cy="429260"/>
                            </a:xfrm>
                            <a:prstGeom prst="rect">
                              <a:avLst/>
                            </a:prstGeom>
                            <a:noFill/>
                            <a:ln>
                              <a:noFill/>
                            </a:ln>
                          </pic:spPr>
                        </pic:pic>
                      </a:graphicData>
                    </a:graphic>
                  </wp:anchor>
                </w:drawing>
              </w:r>
            </w:del>
            <w:r>
              <w:rPr>
                <w:rFonts w:hint="eastAsia" w:ascii="Times New Roman" w:hAnsi="Times New Roman" w:eastAsia="宋体"/>
                <w:color w:val="auto"/>
                <w:highlight w:val="none"/>
              </w:rPr>
              <w:t>Date</w:t>
            </w:r>
            <w:r>
              <w:rPr>
                <w:rFonts w:hint="eastAsia" w:ascii="Times New Roman" w:hAnsi="Times New Roman"/>
                <w:color w:val="auto"/>
                <w:highlight w:val="none"/>
                <w:lang w:val="en-US" w:eastAsia="zh-CN"/>
              </w:rPr>
              <w:t>:</w:t>
            </w:r>
            <w:r>
              <w:rPr>
                <w:rFonts w:hint="eastAsia" w:ascii="Times New Roman" w:hAnsi="Times New Roman" w:eastAsia="宋体"/>
                <w:color w:val="auto"/>
                <w:highlight w:val="none"/>
                <w:u w:val="single"/>
              </w:rPr>
              <w:t xml:space="preserve"> </w:t>
            </w:r>
            <w:r>
              <w:rPr>
                <w:rFonts w:hint="default" w:ascii="Times New Roman" w:hAnsi="Times New Roman" w:eastAsia="宋体"/>
                <w:color w:val="auto"/>
                <w:highlight w:val="none"/>
                <w:u w:val="single"/>
              </w:rPr>
              <w:t xml:space="preserve">  </w:t>
            </w:r>
            <w:r>
              <w:rPr>
                <w:rFonts w:hint="eastAsia" w:ascii="Times New Roman" w:hAnsi="Times New Roman" w:eastAsia="宋体"/>
                <w:color w:val="auto"/>
                <w:highlight w:val="none"/>
                <w:u w:val="single"/>
                <w:lang w:val="en-US" w:eastAsia="zh-CN"/>
              </w:rPr>
              <w:t xml:space="preserve">     </w:t>
            </w:r>
            <w:r>
              <w:rPr>
                <w:rFonts w:hint="default" w:ascii="Times New Roman" w:hAnsi="Times New Roman" w:eastAsia="宋体"/>
                <w:color w:val="auto"/>
                <w:highlight w:val="none"/>
                <w:u w:val="single"/>
              </w:rPr>
              <w:t xml:space="preserve">    </w:t>
            </w:r>
          </w:p>
        </w:tc>
      </w:tr>
      <w:tr w14:paraId="5CE6A43B">
        <w:tblPrEx>
          <w:tblCellMar>
            <w:top w:w="0" w:type="dxa"/>
            <w:left w:w="108" w:type="dxa"/>
            <w:bottom w:w="0" w:type="dxa"/>
            <w:right w:w="108" w:type="dxa"/>
          </w:tblCellMar>
        </w:tblPrEx>
        <w:trPr>
          <w:jc w:val="center"/>
        </w:trPr>
        <w:tc>
          <w:tcPr>
            <w:tcW w:w="4260" w:type="dxa"/>
            <w:shd w:val="clear" w:color="auto" w:fill="auto"/>
          </w:tcPr>
          <w:p w14:paraId="453D2678">
            <w:pPr>
              <w:keepNext w:val="0"/>
              <w:keepLines w:val="0"/>
              <w:widowControl/>
              <w:suppressLineNumbers w:val="0"/>
              <w:spacing w:before="156" w:beforeLines="50" w:beforeAutospacing="0" w:after="156" w:afterLines="50" w:afterAutospacing="0" w:line="0" w:lineRule="atLeast"/>
              <w:ind w:left="0" w:right="0" w:firstLine="600" w:firstLineChars="250"/>
              <w:rPr>
                <w:rFonts w:hint="default" w:ascii="Times New Roman" w:hAnsi="Times New Roman" w:eastAsia="宋体"/>
                <w:color w:val="auto"/>
                <w:highlight w:val="none"/>
              </w:rPr>
            </w:pPr>
            <w:r>
              <w:rPr>
                <w:rFonts w:hint="default" w:ascii="宋体" w:hAnsi="宋体" w:eastAsia="宋体" w:cs="宋体"/>
                <w:kern w:val="0"/>
                <w:sz w:val="24"/>
                <w:szCs w:val="24"/>
                <w:lang w:val="en-US" w:eastAsia="zh-CN" w:bidi="ar"/>
              </w:rPr>
              <w:drawing>
                <wp:anchor distT="0" distB="0" distL="114300" distR="114300" simplePos="0" relativeHeight="251662336" behindDoc="0" locked="0" layoutInCell="1" allowOverlap="1">
                  <wp:simplePos x="0" y="0"/>
                  <wp:positionH relativeFrom="column">
                    <wp:posOffset>1239520</wp:posOffset>
                  </wp:positionH>
                  <wp:positionV relativeFrom="paragraph">
                    <wp:posOffset>382270</wp:posOffset>
                  </wp:positionV>
                  <wp:extent cx="904875" cy="390525"/>
                  <wp:effectExtent l="0" t="0" r="0" b="0"/>
                  <wp:wrapNone/>
                  <wp:docPr id="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6"/>
                          <pic:cNvPicPr>
                            <a:picLocks noChangeAspect="1"/>
                          </pic:cNvPicPr>
                        </pic:nvPicPr>
                        <pic:blipFill>
                          <a:blip r:embed="rId11"/>
                          <a:stretch>
                            <a:fillRect/>
                          </a:stretch>
                        </pic:blipFill>
                        <pic:spPr>
                          <a:xfrm>
                            <a:off x="0" y="0"/>
                            <a:ext cx="904875" cy="390525"/>
                          </a:xfrm>
                          <a:prstGeom prst="rect">
                            <a:avLst/>
                          </a:prstGeom>
                          <a:noFill/>
                          <a:ln w="9525">
                            <a:noFill/>
                          </a:ln>
                        </pic:spPr>
                      </pic:pic>
                    </a:graphicData>
                  </a:graphic>
                </wp:anchor>
              </w:drawing>
            </w:r>
            <w:r>
              <w:rPr>
                <w:rFonts w:hint="eastAsia" w:ascii="Times New Roman" w:hAnsi="Times New Roman"/>
                <w:color w:val="auto"/>
                <w:highlight w:val="none"/>
                <w:lang w:val="en-US" w:eastAsia="zh-CN"/>
              </w:rPr>
              <w:t>Reviewer:</w:t>
            </w:r>
            <w:r>
              <w:rPr>
                <w:rFonts w:hint="eastAsia" w:ascii="Times New Roman" w:hAnsi="Times New Roman" w:eastAsia="宋体"/>
                <w:color w:val="auto"/>
                <w:highlight w:val="none"/>
                <w:u w:val="single"/>
              </w:rPr>
              <w:t xml:space="preserve"> </w:t>
            </w:r>
            <w:r>
              <w:rPr>
                <w:rFonts w:hint="default" w:ascii="Times New Roman" w:hAnsi="Times New Roman" w:eastAsia="宋体"/>
                <w:color w:val="auto"/>
                <w:highlight w:val="none"/>
                <w:u w:val="single"/>
              </w:rPr>
              <w:t xml:space="preserve">       </w:t>
            </w:r>
            <w:r>
              <w:rPr>
                <w:rFonts w:hint="eastAsia" w:ascii="Times New Roman" w:hAnsi="Times New Roman" w:eastAsia="宋体"/>
                <w:color w:val="auto"/>
                <w:highlight w:val="none"/>
                <w:u w:val="single"/>
                <w:lang w:val="en-US" w:eastAsia="zh-CN"/>
              </w:rPr>
              <w:t xml:space="preserve">    </w:t>
            </w:r>
            <w:r>
              <w:rPr>
                <w:rFonts w:hint="default" w:ascii="Times New Roman" w:hAnsi="Times New Roman" w:eastAsia="宋体"/>
                <w:color w:val="auto"/>
                <w:highlight w:val="none"/>
                <w:u w:val="single"/>
              </w:rPr>
              <w:t xml:space="preserve">   </w:t>
            </w:r>
          </w:p>
        </w:tc>
        <w:tc>
          <w:tcPr>
            <w:tcW w:w="4262" w:type="dxa"/>
            <w:shd w:val="clear" w:color="auto" w:fill="auto"/>
          </w:tcPr>
          <w:p w14:paraId="24C3B239">
            <w:pPr>
              <w:keepNext w:val="0"/>
              <w:keepLines w:val="0"/>
              <w:widowControl/>
              <w:suppressLineNumbers w:val="0"/>
              <w:spacing w:before="156" w:beforeLines="50" w:beforeAutospacing="0" w:after="156" w:afterLines="50" w:afterAutospacing="0" w:line="0" w:lineRule="atLeast"/>
              <w:ind w:left="0" w:right="0" w:firstLine="720" w:firstLineChars="300"/>
              <w:rPr>
                <w:rFonts w:hint="default" w:ascii="Times New Roman" w:hAnsi="Times New Roman" w:eastAsia="宋体"/>
                <w:color w:val="auto"/>
                <w:highlight w:val="none"/>
              </w:rPr>
            </w:pPr>
            <w:del w:id="34" w:author="李雅静" w:date="2025-11-20T11:14:50Z">
              <w:r>
                <w:rPr>
                  <w:rFonts w:hint="default"/>
                </w:rPr>
                <w:drawing>
                  <wp:anchor distT="0" distB="0" distL="114300" distR="114300" simplePos="0" relativeHeight="251665408" behindDoc="0" locked="0" layoutInCell="1" allowOverlap="1">
                    <wp:simplePos x="0" y="0"/>
                    <wp:positionH relativeFrom="column">
                      <wp:posOffset>846455</wp:posOffset>
                    </wp:positionH>
                    <wp:positionV relativeFrom="paragraph">
                      <wp:posOffset>230505</wp:posOffset>
                    </wp:positionV>
                    <wp:extent cx="1401445" cy="623570"/>
                    <wp:effectExtent l="0" t="0" r="8255" b="11430"/>
                    <wp:wrapNone/>
                    <wp:docPr id="1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8"/>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0" y="0"/>
                              <a:ext cx="1401445" cy="623570"/>
                            </a:xfrm>
                            <a:prstGeom prst="rect">
                              <a:avLst/>
                            </a:prstGeom>
                            <a:noFill/>
                            <a:ln>
                              <a:noFill/>
                            </a:ln>
                          </pic:spPr>
                        </pic:pic>
                      </a:graphicData>
                    </a:graphic>
                  </wp:anchor>
                </w:drawing>
              </w:r>
            </w:del>
            <w:r>
              <w:rPr>
                <w:rFonts w:hint="eastAsia" w:ascii="Times New Roman" w:hAnsi="Times New Roman" w:eastAsia="宋体"/>
                <w:color w:val="auto"/>
                <w:highlight w:val="none"/>
              </w:rPr>
              <w:t>Date</w:t>
            </w:r>
            <w:r>
              <w:rPr>
                <w:rFonts w:hint="eastAsia" w:ascii="Times New Roman" w:hAnsi="Times New Roman"/>
                <w:color w:val="auto"/>
                <w:highlight w:val="none"/>
                <w:lang w:val="en-US" w:eastAsia="zh-CN"/>
              </w:rPr>
              <w:t>:</w:t>
            </w:r>
            <w:r>
              <w:rPr>
                <w:rFonts w:hint="eastAsia" w:ascii="Times New Roman" w:hAnsi="Times New Roman" w:eastAsia="宋体"/>
                <w:color w:val="auto"/>
                <w:highlight w:val="none"/>
                <w:u w:val="single"/>
              </w:rPr>
              <w:t xml:space="preserve"> </w:t>
            </w:r>
            <w:r>
              <w:rPr>
                <w:rFonts w:hint="default" w:ascii="Times New Roman" w:hAnsi="Times New Roman" w:eastAsia="宋体"/>
                <w:color w:val="auto"/>
                <w:highlight w:val="none"/>
                <w:u w:val="single"/>
              </w:rPr>
              <w:t xml:space="preserve">   </w:t>
            </w:r>
            <w:r>
              <w:rPr>
                <w:rFonts w:hint="eastAsia" w:ascii="Times New Roman" w:hAnsi="Times New Roman" w:eastAsia="宋体"/>
                <w:color w:val="auto"/>
                <w:highlight w:val="none"/>
                <w:u w:val="single"/>
                <w:lang w:val="en-US" w:eastAsia="zh-CN"/>
              </w:rPr>
              <w:t xml:space="preserve">     </w:t>
            </w:r>
            <w:r>
              <w:rPr>
                <w:rFonts w:hint="default" w:ascii="Times New Roman" w:hAnsi="Times New Roman" w:eastAsia="宋体"/>
                <w:color w:val="auto"/>
                <w:highlight w:val="none"/>
                <w:u w:val="single"/>
              </w:rPr>
              <w:t xml:space="preserve">   </w:t>
            </w:r>
          </w:p>
        </w:tc>
      </w:tr>
      <w:tr w14:paraId="426C2832">
        <w:tblPrEx>
          <w:tblCellMar>
            <w:top w:w="0" w:type="dxa"/>
            <w:left w:w="108" w:type="dxa"/>
            <w:bottom w:w="0" w:type="dxa"/>
            <w:right w:w="108" w:type="dxa"/>
          </w:tblCellMar>
        </w:tblPrEx>
        <w:trPr>
          <w:jc w:val="center"/>
        </w:trPr>
        <w:tc>
          <w:tcPr>
            <w:tcW w:w="4260" w:type="dxa"/>
            <w:shd w:val="clear" w:color="auto" w:fill="auto"/>
          </w:tcPr>
          <w:p w14:paraId="38B08705">
            <w:pPr>
              <w:keepNext w:val="0"/>
              <w:keepLines w:val="0"/>
              <w:widowControl/>
              <w:suppressLineNumbers w:val="0"/>
              <w:spacing w:before="156" w:beforeLines="50" w:beforeAutospacing="0" w:after="156" w:afterLines="50" w:afterAutospacing="0" w:line="0" w:lineRule="atLeast"/>
              <w:ind w:left="0" w:right="0" w:firstLine="600" w:firstLineChars="250"/>
              <w:rPr>
                <w:rFonts w:hint="default" w:ascii="Times New Roman" w:hAnsi="Times New Roman" w:eastAsia="宋体"/>
                <w:color w:val="auto"/>
                <w:highlight w:val="none"/>
              </w:rPr>
            </w:pPr>
            <w:r>
              <w:rPr>
                <w:rFonts w:hint="eastAsia" w:ascii="Times New Roman" w:hAnsi="Times New Roman" w:eastAsia="宋体"/>
                <w:color w:val="auto"/>
                <w:highlight w:val="none"/>
              </w:rPr>
              <w:t>Approver</w:t>
            </w:r>
            <w:r>
              <w:rPr>
                <w:rFonts w:hint="eastAsia" w:ascii="Times New Roman" w:hAnsi="Times New Roman"/>
                <w:color w:val="auto"/>
                <w:highlight w:val="none"/>
                <w:lang w:val="en-US" w:eastAsia="zh-CN"/>
              </w:rPr>
              <w:t>:</w:t>
            </w:r>
            <w:r>
              <w:rPr>
                <w:rFonts w:hint="eastAsia" w:ascii="Times New Roman" w:hAnsi="Times New Roman" w:eastAsia="宋体"/>
                <w:color w:val="auto"/>
                <w:highlight w:val="none"/>
                <w:u w:val="single"/>
              </w:rPr>
              <w:t xml:space="preserve"> </w:t>
            </w:r>
            <w:r>
              <w:rPr>
                <w:rFonts w:hint="default" w:ascii="Times New Roman" w:hAnsi="Times New Roman" w:eastAsia="宋体"/>
                <w:color w:val="auto"/>
                <w:highlight w:val="none"/>
                <w:u w:val="single"/>
              </w:rPr>
              <w:t xml:space="preserve">        </w:t>
            </w:r>
            <w:r>
              <w:rPr>
                <w:rFonts w:hint="eastAsia" w:ascii="Times New Roman" w:hAnsi="Times New Roman" w:eastAsia="宋体"/>
                <w:color w:val="auto"/>
                <w:highlight w:val="none"/>
                <w:u w:val="single"/>
                <w:lang w:val="en-US" w:eastAsia="zh-CN"/>
              </w:rPr>
              <w:t xml:space="preserve">  </w:t>
            </w:r>
            <w:r>
              <w:rPr>
                <w:rFonts w:hint="default" w:ascii="Times New Roman" w:hAnsi="Times New Roman" w:eastAsia="宋体"/>
                <w:color w:val="auto"/>
                <w:highlight w:val="none"/>
                <w:u w:val="single"/>
              </w:rPr>
              <w:t xml:space="preserve">    </w:t>
            </w:r>
          </w:p>
        </w:tc>
        <w:tc>
          <w:tcPr>
            <w:tcW w:w="4262" w:type="dxa"/>
            <w:shd w:val="clear" w:color="auto" w:fill="auto"/>
          </w:tcPr>
          <w:p w14:paraId="77403612">
            <w:pPr>
              <w:keepNext w:val="0"/>
              <w:keepLines w:val="0"/>
              <w:widowControl/>
              <w:suppressLineNumbers w:val="0"/>
              <w:spacing w:before="156" w:beforeLines="50" w:beforeAutospacing="0" w:after="156" w:afterLines="50" w:afterAutospacing="0" w:line="0" w:lineRule="atLeast"/>
              <w:ind w:left="0" w:right="0" w:firstLine="720" w:firstLineChars="300"/>
              <w:rPr>
                <w:rFonts w:hint="default" w:ascii="Times New Roman" w:hAnsi="Times New Roman" w:eastAsia="宋体"/>
                <w:color w:val="auto"/>
                <w:highlight w:val="none"/>
              </w:rPr>
            </w:pPr>
            <w:r>
              <w:rPr>
                <w:rFonts w:hint="eastAsia" w:ascii="Times New Roman" w:hAnsi="Times New Roman" w:eastAsia="宋体"/>
                <w:color w:val="auto"/>
                <w:highlight w:val="none"/>
              </w:rPr>
              <w:t>Date</w:t>
            </w:r>
            <w:r>
              <w:rPr>
                <w:rFonts w:hint="eastAsia" w:ascii="Times New Roman" w:hAnsi="Times New Roman"/>
                <w:color w:val="auto"/>
                <w:highlight w:val="none"/>
                <w:lang w:val="en-US" w:eastAsia="zh-CN"/>
              </w:rPr>
              <w:t>:</w:t>
            </w:r>
            <w:r>
              <w:rPr>
                <w:rFonts w:hint="eastAsia" w:ascii="Times New Roman" w:hAnsi="Times New Roman" w:eastAsia="宋体"/>
                <w:color w:val="auto"/>
                <w:highlight w:val="none"/>
                <w:u w:val="single"/>
              </w:rPr>
              <w:t xml:space="preserve"> </w:t>
            </w:r>
            <w:r>
              <w:rPr>
                <w:rFonts w:hint="default" w:ascii="Times New Roman" w:hAnsi="Times New Roman" w:eastAsia="宋体"/>
                <w:color w:val="auto"/>
                <w:highlight w:val="none"/>
                <w:u w:val="single"/>
              </w:rPr>
              <w:t xml:space="preserve">     </w:t>
            </w:r>
            <w:r>
              <w:rPr>
                <w:rFonts w:hint="eastAsia" w:ascii="Times New Roman" w:hAnsi="Times New Roman" w:eastAsia="宋体"/>
                <w:color w:val="auto"/>
                <w:highlight w:val="none"/>
                <w:u w:val="single"/>
                <w:lang w:val="en-US" w:eastAsia="zh-CN"/>
              </w:rPr>
              <w:t xml:space="preserve">      </w:t>
            </w:r>
          </w:p>
        </w:tc>
      </w:tr>
      <w:bookmarkEnd w:id="0"/>
    </w:tbl>
    <w:p w14:paraId="0EF1F0BA">
      <w:pPr>
        <w:spacing w:line="0" w:lineRule="atLeast"/>
        <w:rPr>
          <w:rFonts w:ascii="Times New Roman" w:hAnsi="Times New Roman" w:eastAsia="宋体"/>
          <w:color w:val="auto"/>
          <w:highlight w:val="none"/>
        </w:rPr>
        <w:sectPr>
          <w:headerReference r:id="rId3" w:type="default"/>
          <w:footerReference r:id="rId4" w:type="default"/>
          <w:pgSz w:w="11906" w:h="16838"/>
          <w:pgMar w:top="1440" w:right="1800" w:bottom="1440" w:left="1800" w:header="1020" w:footer="907" w:gutter="0"/>
          <w:pgNumType w:fmt="decimal" w:start="1"/>
          <w:cols w:space="425" w:num="1"/>
          <w:docGrid w:type="lines" w:linePitch="312" w:charSpace="0"/>
        </w:sectPr>
      </w:pPr>
    </w:p>
    <w:p w14:paraId="33C2665E">
      <w:pPr>
        <w:spacing w:line="0" w:lineRule="atLeast"/>
        <w:jc w:val="center"/>
        <w:rPr>
          <w:rFonts w:ascii="Times New Roman" w:hAnsi="Times New Roman" w:eastAsia="宋体" w:cs="Times New Roman"/>
          <w:b/>
          <w:bCs/>
          <w:color w:val="auto"/>
          <w:sz w:val="32"/>
          <w:szCs w:val="20"/>
          <w:highlight w:val="none"/>
        </w:rPr>
      </w:pPr>
      <w:r>
        <w:rPr>
          <w:rFonts w:hint="eastAsia" w:ascii="Times New Roman" w:hAnsi="Times New Roman" w:eastAsia="宋体" w:cs="Times New Roman"/>
          <w:b/>
          <w:bCs/>
          <w:color w:val="auto"/>
          <w:sz w:val="32"/>
          <w:szCs w:val="20"/>
          <w:highlight w:val="none"/>
        </w:rPr>
        <w:t>Change record</w:t>
      </w:r>
    </w:p>
    <w:p w14:paraId="0DA57BE0">
      <w:pPr>
        <w:spacing w:line="0" w:lineRule="atLeast"/>
        <w:rPr>
          <w:rFonts w:ascii="Times New Roman" w:hAnsi="Times New Roman" w:eastAsia="宋体"/>
          <w:color w:val="auto"/>
          <w:highlight w:val="none"/>
        </w:rPr>
      </w:pPr>
    </w:p>
    <w:tbl>
      <w:tblPr>
        <w:tblStyle w:val="24"/>
        <w:tblW w:w="102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1"/>
        <w:gridCol w:w="1640"/>
        <w:gridCol w:w="1431"/>
        <w:gridCol w:w="1741"/>
        <w:gridCol w:w="4511"/>
      </w:tblGrid>
      <w:tr w14:paraId="4942E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 w:hRule="atLeast"/>
          <w:jc w:val="center"/>
        </w:trPr>
        <w:tc>
          <w:tcPr>
            <w:tcW w:w="931" w:type="dxa"/>
            <w:vAlign w:val="center"/>
          </w:tcPr>
          <w:p w14:paraId="7DBA7D3B">
            <w:pPr>
              <w:keepNext w:val="0"/>
              <w:keepLines w:val="0"/>
              <w:widowControl/>
              <w:suppressLineNumbers w:val="0"/>
              <w:spacing w:before="0" w:beforeAutospacing="0" w:after="0" w:afterAutospacing="0" w:line="0" w:lineRule="atLeast"/>
              <w:ind w:left="0" w:leftChars="0" w:right="0" w:rightChars="0"/>
              <w:jc w:val="center"/>
              <w:rPr>
                <w:rFonts w:hint="default" w:ascii="Times New Roman" w:hAnsi="Times New Roman" w:eastAsia="宋体"/>
                <w:b/>
                <w:bCs/>
                <w:color w:val="auto"/>
                <w:sz w:val="21"/>
                <w:szCs w:val="21"/>
                <w:highlight w:val="none"/>
              </w:rPr>
            </w:pPr>
            <w:r>
              <w:rPr>
                <w:rFonts w:hint="default" w:ascii="Times New Roman" w:hAnsi="Times New Roman" w:cs="Times New Roman"/>
                <w:b/>
                <w:bCs/>
                <w:color w:val="auto"/>
                <w:sz w:val="21"/>
                <w:szCs w:val="21"/>
              </w:rPr>
              <w:t>Version</w:t>
            </w:r>
          </w:p>
        </w:tc>
        <w:tc>
          <w:tcPr>
            <w:tcW w:w="1640" w:type="dxa"/>
            <w:vAlign w:val="center"/>
          </w:tcPr>
          <w:p w14:paraId="4328A702">
            <w:pPr>
              <w:keepNext w:val="0"/>
              <w:keepLines w:val="0"/>
              <w:widowControl/>
              <w:suppressLineNumbers w:val="0"/>
              <w:spacing w:before="0" w:beforeAutospacing="0" w:after="0" w:afterAutospacing="0" w:line="0" w:lineRule="atLeast"/>
              <w:ind w:left="0" w:leftChars="0" w:right="0" w:rightChars="0" w:firstLine="0" w:firstLineChars="0"/>
              <w:jc w:val="center"/>
              <w:rPr>
                <w:rFonts w:hint="eastAsia" w:ascii="Times New Roman" w:hAnsi="Times New Roman" w:eastAsia="宋体"/>
                <w:b/>
                <w:bCs/>
                <w:color w:val="auto"/>
                <w:sz w:val="21"/>
                <w:szCs w:val="21"/>
                <w:highlight w:val="none"/>
                <w:lang w:eastAsia="zh"/>
              </w:rPr>
            </w:pPr>
            <w:r>
              <w:rPr>
                <w:rFonts w:hint="default" w:ascii="Times New Roman" w:hAnsi="Times New Roman" w:cs="Times New Roman"/>
                <w:b/>
                <w:bCs/>
                <w:color w:val="auto"/>
                <w:sz w:val="21"/>
                <w:szCs w:val="21"/>
                <w:lang w:eastAsia="zh"/>
              </w:rPr>
              <w:t>Change Date</w:t>
            </w:r>
          </w:p>
        </w:tc>
        <w:tc>
          <w:tcPr>
            <w:tcW w:w="1431" w:type="dxa"/>
            <w:vAlign w:val="center"/>
          </w:tcPr>
          <w:p w14:paraId="2D50C194">
            <w:pPr>
              <w:keepNext w:val="0"/>
              <w:keepLines w:val="0"/>
              <w:widowControl/>
              <w:suppressLineNumbers w:val="0"/>
              <w:spacing w:before="0" w:beforeAutospacing="0" w:after="0" w:afterAutospacing="0" w:line="0" w:lineRule="atLeast"/>
              <w:ind w:left="0" w:leftChars="0" w:right="0" w:rightChars="0"/>
              <w:jc w:val="center"/>
              <w:rPr>
                <w:rFonts w:hint="default" w:ascii="Times New Roman" w:hAnsi="Times New Roman" w:eastAsia="宋体"/>
                <w:b/>
                <w:bCs/>
                <w:color w:val="auto"/>
                <w:sz w:val="21"/>
                <w:szCs w:val="21"/>
                <w:highlight w:val="none"/>
              </w:rPr>
            </w:pPr>
            <w:r>
              <w:rPr>
                <w:rFonts w:hint="default" w:ascii="Times New Roman" w:hAnsi="Times New Roman" w:cs="Times New Roman"/>
                <w:b/>
                <w:bCs/>
                <w:color w:val="auto"/>
                <w:sz w:val="21"/>
                <w:szCs w:val="21"/>
              </w:rPr>
              <w:t>Author</w:t>
            </w:r>
          </w:p>
        </w:tc>
        <w:tc>
          <w:tcPr>
            <w:tcW w:w="1741" w:type="dxa"/>
            <w:vAlign w:val="center"/>
          </w:tcPr>
          <w:p w14:paraId="2CEB3F35">
            <w:pPr>
              <w:keepNext w:val="0"/>
              <w:keepLines w:val="0"/>
              <w:widowControl/>
              <w:suppressLineNumbers w:val="0"/>
              <w:spacing w:before="0" w:beforeAutospacing="0" w:after="0" w:afterAutospacing="0" w:line="0" w:lineRule="atLeast"/>
              <w:ind w:left="0" w:leftChars="0" w:right="0" w:rightChars="0"/>
              <w:jc w:val="center"/>
              <w:rPr>
                <w:rFonts w:hint="default" w:ascii="Times New Roman" w:hAnsi="Times New Roman" w:eastAsia="宋体"/>
                <w:b/>
                <w:bCs/>
                <w:color w:val="auto"/>
                <w:sz w:val="21"/>
                <w:szCs w:val="21"/>
                <w:highlight w:val="none"/>
              </w:rPr>
            </w:pPr>
            <w:r>
              <w:rPr>
                <w:rFonts w:hint="default" w:ascii="Times New Roman" w:hAnsi="Times New Roman" w:cs="Times New Roman"/>
                <w:b/>
                <w:bCs/>
                <w:color w:val="auto"/>
                <w:sz w:val="21"/>
                <w:szCs w:val="21"/>
              </w:rPr>
              <w:t>Change No.</w:t>
            </w:r>
          </w:p>
        </w:tc>
        <w:tc>
          <w:tcPr>
            <w:tcW w:w="4511" w:type="dxa"/>
            <w:vAlign w:val="center"/>
          </w:tcPr>
          <w:p w14:paraId="7E980016">
            <w:pPr>
              <w:keepNext w:val="0"/>
              <w:keepLines w:val="0"/>
              <w:widowControl/>
              <w:suppressLineNumbers w:val="0"/>
              <w:spacing w:before="0" w:beforeAutospacing="0" w:after="0" w:afterAutospacing="0" w:line="0" w:lineRule="atLeast"/>
              <w:ind w:left="0" w:leftChars="0" w:right="0" w:rightChars="0"/>
              <w:jc w:val="center"/>
              <w:rPr>
                <w:rFonts w:hint="default" w:ascii="Times New Roman" w:hAnsi="Times New Roman" w:eastAsia="宋体"/>
                <w:b/>
                <w:bCs/>
                <w:color w:val="auto"/>
                <w:sz w:val="21"/>
                <w:szCs w:val="21"/>
                <w:highlight w:val="none"/>
              </w:rPr>
            </w:pPr>
            <w:r>
              <w:rPr>
                <w:rFonts w:hint="default" w:ascii="Times New Roman" w:hAnsi="Times New Roman" w:cs="Times New Roman"/>
                <w:b/>
                <w:bCs/>
                <w:color w:val="auto"/>
                <w:sz w:val="21"/>
                <w:szCs w:val="21"/>
              </w:rPr>
              <w:t xml:space="preserve">Change </w:t>
            </w:r>
            <w:r>
              <w:rPr>
                <w:rFonts w:hint="eastAsia" w:ascii="Times New Roman" w:hAnsi="Times New Roman" w:cs="Times New Roman"/>
                <w:b/>
                <w:bCs/>
                <w:color w:val="auto"/>
                <w:sz w:val="21"/>
                <w:szCs w:val="21"/>
                <w:lang w:eastAsia="zh"/>
                <w:woUserID w:val="2"/>
              </w:rPr>
              <w:t>content</w:t>
            </w:r>
          </w:p>
        </w:tc>
      </w:tr>
      <w:tr w14:paraId="56847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1" w:type="dxa"/>
            <w:vAlign w:val="center"/>
          </w:tcPr>
          <w:p w14:paraId="7D8B1CE2">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olor w:val="auto"/>
                <w:sz w:val="21"/>
                <w:szCs w:val="21"/>
                <w:highlight w:val="none"/>
                <w:lang w:eastAsia="zh-CN"/>
              </w:rPr>
            </w:pPr>
            <w:r>
              <w:rPr>
                <w:rFonts w:hint="default" w:ascii="Times New Roman" w:hAnsi="Times New Roman" w:eastAsia="宋体"/>
                <w:color w:val="auto"/>
                <w:sz w:val="21"/>
                <w:szCs w:val="21"/>
                <w:highlight w:val="none"/>
                <w:lang w:eastAsia="zh-CN"/>
              </w:rPr>
              <w:t>01</w:t>
            </w:r>
          </w:p>
        </w:tc>
        <w:tc>
          <w:tcPr>
            <w:tcW w:w="1640" w:type="dxa"/>
            <w:vAlign w:val="center"/>
          </w:tcPr>
          <w:p w14:paraId="7746BCBD">
            <w:pPr>
              <w:keepNext w:val="0"/>
              <w:keepLines w:val="0"/>
              <w:widowControl/>
              <w:suppressLineNumbers w:val="0"/>
              <w:spacing w:before="0" w:beforeAutospacing="0" w:after="0" w:afterAutospacing="0" w:line="0" w:lineRule="atLeast"/>
              <w:ind w:left="0" w:leftChars="0" w:right="0" w:firstLine="0" w:firstLineChars="0"/>
              <w:jc w:val="center"/>
              <w:rPr>
                <w:rFonts w:hint="eastAsia" w:ascii="Times New Roman" w:hAnsi="Times New Roman" w:eastAsia="宋体"/>
                <w:color w:val="auto"/>
                <w:sz w:val="21"/>
                <w:szCs w:val="21"/>
                <w:highlight w:val="none"/>
                <w:lang w:eastAsia="zh"/>
              </w:rPr>
            </w:pPr>
            <w:r>
              <w:rPr>
                <w:rFonts w:hint="eastAsia" w:ascii="Times New Roman" w:hAnsi="Times New Roman" w:eastAsia="宋体"/>
                <w:color w:val="auto"/>
                <w:sz w:val="21"/>
                <w:szCs w:val="21"/>
                <w:highlight w:val="none"/>
                <w:lang w:eastAsia="zh"/>
              </w:rPr>
              <w:t>2023/10/17</w:t>
            </w:r>
          </w:p>
        </w:tc>
        <w:tc>
          <w:tcPr>
            <w:tcW w:w="1431" w:type="dxa"/>
            <w:vAlign w:val="center"/>
          </w:tcPr>
          <w:p w14:paraId="4B3B1300">
            <w:pPr>
              <w:keepNext w:val="0"/>
              <w:keepLines w:val="0"/>
              <w:widowControl/>
              <w:suppressLineNumbers w:val="0"/>
              <w:spacing w:before="0" w:beforeAutospacing="0" w:after="0" w:afterAutospacing="0" w:line="0" w:lineRule="atLeast"/>
              <w:ind w:left="0" w:leftChars="0" w:right="0" w:rightChars="0"/>
              <w:jc w:val="center"/>
              <w:rPr>
                <w:rFonts w:hint="eastAsia" w:ascii="Times New Roman" w:hAnsi="Times New Roman" w:eastAsia="宋体"/>
                <w:color w:val="auto"/>
                <w:sz w:val="21"/>
                <w:szCs w:val="21"/>
                <w:highlight w:val="none"/>
                <w:lang w:val="en-US" w:eastAsia="zh-CN"/>
              </w:rPr>
            </w:pPr>
            <w:r>
              <w:rPr>
                <w:rFonts w:hint="default" w:ascii="Times New Roman" w:hAnsi="Times New Roman" w:cs="Times New Roman"/>
                <w:color w:val="auto"/>
                <w:sz w:val="21"/>
                <w:szCs w:val="21"/>
              </w:rPr>
              <w:t>Wei Yuchen</w:t>
            </w:r>
          </w:p>
        </w:tc>
        <w:tc>
          <w:tcPr>
            <w:tcW w:w="1741" w:type="dxa"/>
            <w:vAlign w:val="center"/>
          </w:tcPr>
          <w:p w14:paraId="311BC98A">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olor w:val="auto"/>
                <w:sz w:val="21"/>
                <w:szCs w:val="21"/>
                <w:highlight w:val="none"/>
                <w:lang w:val="en-US" w:eastAsia="zh-CN"/>
              </w:rPr>
            </w:pPr>
            <w:r>
              <w:rPr>
                <w:rFonts w:hint="eastAsia" w:ascii="Times New Roman" w:hAnsi="Times New Roman" w:eastAsia="宋体"/>
                <w:color w:val="auto"/>
                <w:sz w:val="21"/>
                <w:szCs w:val="21"/>
                <w:highlight w:val="none"/>
                <w:lang w:val="en-US" w:eastAsia="zh-CN"/>
              </w:rPr>
              <w:t>NA</w:t>
            </w:r>
          </w:p>
        </w:tc>
        <w:tc>
          <w:tcPr>
            <w:tcW w:w="4511" w:type="dxa"/>
            <w:vAlign w:val="center"/>
          </w:tcPr>
          <w:p w14:paraId="12ED673C">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olor w:val="auto"/>
                <w:sz w:val="21"/>
                <w:szCs w:val="21"/>
                <w:highlight w:val="none"/>
                <w:lang w:val="en-US" w:eastAsia="zh-CN"/>
              </w:rPr>
            </w:pPr>
            <w:r>
              <w:rPr>
                <w:rFonts w:hint="default" w:ascii="Times New Roman" w:hAnsi="Times New Roman" w:eastAsia="宋体"/>
                <w:color w:val="auto"/>
                <w:sz w:val="21"/>
                <w:szCs w:val="21"/>
                <w:highlight w:val="none"/>
                <w:lang w:val="en-US" w:eastAsia="zh-CN"/>
              </w:rPr>
              <w:t>First release</w:t>
            </w:r>
          </w:p>
        </w:tc>
      </w:tr>
      <w:tr w14:paraId="2D55E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36" w:author="李雅静" w:date="2025-11-27T10:20:16Z"/>
        </w:trPr>
        <w:tc>
          <w:tcPr>
            <w:tcW w:w="931" w:type="dxa"/>
            <w:vAlign w:val="center"/>
          </w:tcPr>
          <w:p w14:paraId="7C7367B3">
            <w:pPr>
              <w:keepNext w:val="0"/>
              <w:keepLines w:val="0"/>
              <w:widowControl/>
              <w:suppressLineNumbers w:val="0"/>
              <w:spacing w:before="0" w:beforeAutospacing="0" w:after="0" w:afterAutospacing="0" w:line="0" w:lineRule="atLeast"/>
              <w:ind w:left="0" w:leftChars="0" w:right="0" w:rightChars="0"/>
              <w:jc w:val="center"/>
              <w:rPr>
                <w:del w:id="37" w:author="李雅静" w:date="2025-11-27T10:20:16Z"/>
                <w:rFonts w:hint="default" w:ascii="Times New Roman" w:hAnsi="Times New Roman" w:eastAsia="宋体"/>
                <w:color w:val="auto"/>
                <w:sz w:val="21"/>
                <w:szCs w:val="21"/>
                <w:highlight w:val="none"/>
                <w:lang w:val="en-US"/>
                <w:rPrChange w:id="38" w:author="李雅静" w:date="2025-11-27T14:56:29Z">
                  <w:rPr>
                    <w:del w:id="39" w:author="李雅静" w:date="2025-11-27T10:20:16Z"/>
                    <w:rFonts w:hint="default" w:ascii="Times New Roman" w:hAnsi="Times New Roman" w:eastAsia="宋体"/>
                    <w:color w:val="auto"/>
                    <w:highlight w:val="none"/>
                    <w:lang w:val="en-US"/>
                  </w:rPr>
                </w:rPrChange>
              </w:rPr>
            </w:pPr>
            <w:del w:id="40" w:author="李雅静" w:date="2025-11-27T10:20:16Z">
              <w:r>
                <w:rPr>
                  <w:rFonts w:hint="default" w:ascii="Times New Roman" w:hAnsi="Times New Roman" w:eastAsia="宋体"/>
                  <w:color w:val="auto"/>
                  <w:sz w:val="21"/>
                  <w:szCs w:val="21"/>
                  <w:highlight w:val="none"/>
                  <w:lang w:val="en-US" w:eastAsia="zh-CN"/>
                  <w:rPrChange w:id="41" w:author="李雅静" w:date="2025-11-27T14:56:29Z">
                    <w:rPr>
                      <w:rFonts w:hint="default" w:ascii="Times New Roman" w:hAnsi="Times New Roman" w:eastAsia="宋体"/>
                      <w:color w:val="auto"/>
                      <w:highlight w:val="none"/>
                      <w:lang w:val="en-US" w:eastAsia="zh-CN"/>
                    </w:rPr>
                  </w:rPrChange>
                </w:rPr>
                <w:delText>0</w:delText>
              </w:r>
            </w:del>
            <w:del w:id="42" w:author="李雅静" w:date="2025-11-27T10:20:16Z">
              <w:r>
                <w:rPr>
                  <w:rFonts w:hint="eastAsia" w:ascii="Times New Roman" w:hAnsi="Times New Roman" w:eastAsia="宋体"/>
                  <w:color w:val="auto"/>
                  <w:sz w:val="21"/>
                  <w:szCs w:val="21"/>
                  <w:highlight w:val="none"/>
                  <w:lang w:val="en-US" w:eastAsia="zh"/>
                  <w:rPrChange w:id="43" w:author="李雅静" w:date="2025-11-27T14:56:29Z">
                    <w:rPr>
                      <w:rFonts w:hint="eastAsia" w:ascii="Times New Roman" w:hAnsi="Times New Roman" w:eastAsia="宋体"/>
                      <w:color w:val="auto"/>
                      <w:highlight w:val="none"/>
                      <w:lang w:val="en-US" w:eastAsia="zh"/>
                    </w:rPr>
                  </w:rPrChange>
                </w:rPr>
                <w:delText>2</w:delText>
              </w:r>
            </w:del>
          </w:p>
        </w:tc>
        <w:tc>
          <w:tcPr>
            <w:tcW w:w="1640" w:type="dxa"/>
            <w:vAlign w:val="center"/>
          </w:tcPr>
          <w:p w14:paraId="3C622CB5">
            <w:pPr>
              <w:keepNext w:val="0"/>
              <w:keepLines w:val="0"/>
              <w:widowControl/>
              <w:suppressLineNumbers w:val="0"/>
              <w:spacing w:before="0" w:beforeAutospacing="0" w:after="0" w:afterAutospacing="0" w:line="0" w:lineRule="atLeast"/>
              <w:ind w:left="0" w:leftChars="0" w:right="0" w:rightChars="0" w:firstLine="0" w:firstLineChars="0"/>
              <w:jc w:val="center"/>
              <w:rPr>
                <w:del w:id="44" w:author="李雅静" w:date="2025-11-27T10:20:16Z"/>
                <w:rFonts w:hint="default" w:ascii="Times New Roman" w:hAnsi="Times New Roman" w:eastAsia="宋体"/>
                <w:color w:val="auto"/>
                <w:sz w:val="21"/>
                <w:szCs w:val="21"/>
                <w:highlight w:val="none"/>
                <w:lang w:val="en-US" w:eastAsia="zh"/>
                <w:rPrChange w:id="45" w:author="李雅静" w:date="2025-11-27T14:56:29Z">
                  <w:rPr>
                    <w:del w:id="46" w:author="李雅静" w:date="2025-11-27T10:20:16Z"/>
                    <w:rFonts w:hint="eastAsia" w:ascii="Times New Roman" w:hAnsi="Times New Roman" w:eastAsia="宋体"/>
                    <w:color w:val="auto"/>
                    <w:highlight w:val="none"/>
                    <w:lang w:val="en-US" w:eastAsia="zh"/>
                  </w:rPr>
                </w:rPrChange>
              </w:rPr>
            </w:pPr>
            <w:del w:id="47" w:author="李雅静" w:date="2025-11-27T10:20:16Z">
              <w:r>
                <w:rPr>
                  <w:rFonts w:hint="eastAsia" w:ascii="Times New Roman" w:hAnsi="Times New Roman" w:eastAsia="宋体"/>
                  <w:color w:val="auto"/>
                  <w:sz w:val="21"/>
                  <w:szCs w:val="21"/>
                  <w:highlight w:val="none"/>
                  <w:lang w:val="en-US" w:eastAsia="zh"/>
                  <w:rPrChange w:id="48" w:author="李雅静" w:date="2025-11-27T14:56:29Z">
                    <w:rPr>
                      <w:rFonts w:hint="eastAsia" w:ascii="Times New Roman" w:hAnsi="Times New Roman" w:eastAsia="宋体"/>
                      <w:color w:val="auto"/>
                      <w:highlight w:val="none"/>
                      <w:lang w:val="en-US" w:eastAsia="zh"/>
                    </w:rPr>
                  </w:rPrChange>
                </w:rPr>
                <w:delText>2024/7/1</w:delText>
              </w:r>
            </w:del>
          </w:p>
        </w:tc>
        <w:tc>
          <w:tcPr>
            <w:tcW w:w="1431" w:type="dxa"/>
            <w:vAlign w:val="center"/>
          </w:tcPr>
          <w:p w14:paraId="7B28D474">
            <w:pPr>
              <w:keepNext w:val="0"/>
              <w:keepLines w:val="0"/>
              <w:widowControl/>
              <w:suppressLineNumbers w:val="0"/>
              <w:spacing w:before="0" w:beforeAutospacing="0" w:after="0" w:afterAutospacing="0" w:line="0" w:lineRule="atLeast"/>
              <w:ind w:left="0" w:leftChars="0" w:right="0" w:rightChars="0"/>
              <w:jc w:val="center"/>
              <w:rPr>
                <w:del w:id="49" w:author="李雅静" w:date="2025-11-27T10:20:16Z"/>
                <w:rFonts w:hint="default" w:ascii="Times New Roman" w:hAnsi="Times New Roman" w:eastAsia="宋体"/>
                <w:color w:val="auto"/>
                <w:sz w:val="21"/>
                <w:szCs w:val="21"/>
                <w:highlight w:val="none"/>
                <w:lang w:val="en-US"/>
                <w:rPrChange w:id="50" w:author="李雅静" w:date="2025-11-27T14:56:29Z">
                  <w:rPr>
                    <w:del w:id="51" w:author="李雅静" w:date="2025-11-27T10:20:16Z"/>
                    <w:rFonts w:hint="default" w:ascii="Times New Roman" w:hAnsi="Times New Roman" w:eastAsia="宋体"/>
                    <w:color w:val="auto"/>
                    <w:highlight w:val="none"/>
                    <w:lang w:val="en-US"/>
                  </w:rPr>
                </w:rPrChange>
              </w:rPr>
            </w:pPr>
            <w:del w:id="52" w:author="李雅静" w:date="2025-11-27T10:20:16Z">
              <w:r>
                <w:rPr>
                  <w:rFonts w:hint="default" w:ascii="Times New Roman" w:hAnsi="Times New Roman" w:cs="Times New Roman"/>
                  <w:color w:val="auto"/>
                  <w:sz w:val="21"/>
                  <w:szCs w:val="21"/>
                  <w:rPrChange w:id="53" w:author="李雅静" w:date="2025-11-27T14:56:29Z">
                    <w:rPr>
                      <w:rFonts w:hint="default" w:ascii="Times New Roman" w:hAnsi="Times New Roman" w:cs="Times New Roman"/>
                      <w:color w:val="auto"/>
                    </w:rPr>
                  </w:rPrChange>
                </w:rPr>
                <w:delText>Wei Yuchen</w:delText>
              </w:r>
            </w:del>
          </w:p>
        </w:tc>
        <w:tc>
          <w:tcPr>
            <w:tcW w:w="1741" w:type="dxa"/>
            <w:vAlign w:val="center"/>
          </w:tcPr>
          <w:p w14:paraId="72975973">
            <w:pPr>
              <w:keepNext w:val="0"/>
              <w:keepLines w:val="0"/>
              <w:widowControl/>
              <w:suppressLineNumbers w:val="0"/>
              <w:spacing w:before="0" w:beforeAutospacing="0" w:after="0" w:afterAutospacing="0" w:line="0" w:lineRule="atLeast"/>
              <w:ind w:left="0" w:leftChars="0" w:right="0" w:rightChars="0"/>
              <w:jc w:val="center"/>
              <w:rPr>
                <w:del w:id="54" w:author="李雅静" w:date="2025-11-27T10:20:16Z"/>
                <w:rFonts w:hint="default" w:ascii="Times New Roman" w:hAnsi="Times New Roman" w:eastAsia="宋体"/>
                <w:color w:val="auto"/>
                <w:sz w:val="21"/>
                <w:szCs w:val="21"/>
                <w:highlight w:val="none"/>
                <w:lang w:val="en-US"/>
                <w:rPrChange w:id="55" w:author="李雅静" w:date="2025-11-27T14:56:29Z">
                  <w:rPr>
                    <w:del w:id="56" w:author="李雅静" w:date="2025-11-27T10:20:16Z"/>
                    <w:rFonts w:hint="default" w:ascii="Times New Roman" w:hAnsi="Times New Roman" w:eastAsia="宋体"/>
                    <w:color w:val="auto"/>
                    <w:highlight w:val="none"/>
                    <w:lang w:val="en-US"/>
                  </w:rPr>
                </w:rPrChange>
              </w:rPr>
            </w:pPr>
            <w:del w:id="57" w:author="李雅静" w:date="2025-11-27T10:20:16Z">
              <w:r>
                <w:rPr>
                  <w:rFonts w:hint="default" w:ascii="Times New Roman" w:hAnsi="Times New Roman" w:eastAsia="宋体"/>
                  <w:color w:val="auto"/>
                  <w:sz w:val="21"/>
                  <w:szCs w:val="21"/>
                  <w:highlight w:val="none"/>
                  <w:lang w:val="en-US" w:eastAsia="zh-CN"/>
                  <w:rPrChange w:id="58" w:author="李雅静" w:date="2025-11-27T14:56:29Z">
                    <w:rPr>
                      <w:rFonts w:hint="default" w:ascii="Times New Roman" w:hAnsi="Times New Roman" w:eastAsia="宋体"/>
                      <w:color w:val="auto"/>
                      <w:highlight w:val="none"/>
                      <w:lang w:val="en-US" w:eastAsia="zh-CN"/>
                    </w:rPr>
                  </w:rPrChange>
                </w:rPr>
                <w:delText>NA</w:delText>
              </w:r>
            </w:del>
          </w:p>
        </w:tc>
        <w:tc>
          <w:tcPr>
            <w:tcW w:w="4511" w:type="dxa"/>
            <w:vAlign w:val="center"/>
          </w:tcPr>
          <w:p w14:paraId="21BFCA9C">
            <w:pPr>
              <w:keepNext w:val="0"/>
              <w:keepLines w:val="0"/>
              <w:widowControl/>
              <w:suppressLineNumbers w:val="0"/>
              <w:spacing w:before="0" w:beforeAutospacing="0" w:after="0" w:afterAutospacing="0" w:line="0" w:lineRule="atLeast"/>
              <w:ind w:left="0" w:right="0"/>
              <w:jc w:val="center"/>
              <w:rPr>
                <w:del w:id="59" w:author="李雅静" w:date="2025-11-27T10:20:16Z"/>
                <w:rFonts w:hint="default" w:ascii="Times New Roman" w:hAnsi="Times New Roman" w:eastAsia="宋体"/>
                <w:color w:val="auto"/>
                <w:sz w:val="21"/>
                <w:szCs w:val="21"/>
                <w:highlight w:val="none"/>
                <w:lang w:val="en-US" w:eastAsia="zh-CN"/>
                <w:rPrChange w:id="60" w:author="李雅静" w:date="2025-11-27T14:56:29Z">
                  <w:rPr>
                    <w:del w:id="61" w:author="李雅静" w:date="2025-11-27T10:20:16Z"/>
                    <w:rFonts w:hint="default" w:ascii="Times New Roman" w:hAnsi="Times New Roman" w:eastAsia="宋体"/>
                    <w:color w:val="auto"/>
                    <w:highlight w:val="none"/>
                    <w:lang w:val="en-US" w:eastAsia="zh-CN"/>
                  </w:rPr>
                </w:rPrChange>
              </w:rPr>
            </w:pPr>
            <w:del w:id="62" w:author="李雅静" w:date="2025-11-27T10:20:16Z">
              <w:r>
                <w:rPr>
                  <w:rFonts w:hint="eastAsia" w:ascii="Times New Roman" w:hAnsi="Times New Roman" w:eastAsia="宋体"/>
                  <w:color w:val="auto"/>
                  <w:sz w:val="21"/>
                  <w:szCs w:val="21"/>
                  <w:highlight w:val="none"/>
                  <w:lang w:val="en-US" w:eastAsia="zh-CN"/>
                  <w:rPrChange w:id="63" w:author="李雅静" w:date="2025-11-27T14:56:29Z">
                    <w:rPr>
                      <w:rFonts w:hint="eastAsia" w:ascii="Times New Roman" w:hAnsi="Times New Roman" w:eastAsia="宋体"/>
                      <w:color w:val="auto"/>
                      <w:highlight w:val="none"/>
                      <w:lang w:val="en-US" w:eastAsia="zh-CN"/>
                    </w:rPr>
                  </w:rPrChange>
                </w:rPr>
                <w:delText>Modification of Users</w:delText>
              </w:r>
            </w:del>
          </w:p>
        </w:tc>
      </w:tr>
      <w:tr w14:paraId="6E29A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64" w:author="李雅静" w:date="2025-11-27T10:20:14Z"/>
        </w:trPr>
        <w:tc>
          <w:tcPr>
            <w:tcW w:w="931" w:type="dxa"/>
            <w:vAlign w:val="center"/>
          </w:tcPr>
          <w:p w14:paraId="6B5CC6CC">
            <w:pPr>
              <w:keepNext w:val="0"/>
              <w:keepLines w:val="0"/>
              <w:widowControl/>
              <w:suppressLineNumbers w:val="0"/>
              <w:spacing w:before="0" w:beforeAutospacing="0" w:after="0" w:afterAutospacing="0" w:line="0" w:lineRule="atLeast"/>
              <w:ind w:left="0" w:right="0"/>
              <w:jc w:val="center"/>
              <w:rPr>
                <w:del w:id="65" w:author="李雅静" w:date="2025-11-27T10:20:14Z"/>
                <w:rFonts w:hint="default" w:ascii="Times New Roman" w:hAnsi="Times New Roman" w:eastAsia="宋体"/>
                <w:color w:val="auto"/>
                <w:sz w:val="21"/>
                <w:szCs w:val="21"/>
                <w:highlight w:val="none"/>
                <w:lang w:val="en-US" w:eastAsia="zh-CN"/>
                <w:rPrChange w:id="66" w:author="李雅静" w:date="2025-11-27T14:56:29Z">
                  <w:rPr>
                    <w:del w:id="67" w:author="李雅静" w:date="2025-11-27T10:20:14Z"/>
                    <w:rFonts w:hint="default" w:ascii="Times New Roman" w:hAnsi="Times New Roman" w:eastAsia="宋体"/>
                    <w:color w:val="auto"/>
                    <w:highlight w:val="none"/>
                    <w:lang w:val="en-US" w:eastAsia="zh-CN"/>
                  </w:rPr>
                </w:rPrChange>
              </w:rPr>
            </w:pPr>
            <w:del w:id="68" w:author="李雅静" w:date="2025-11-27T10:20:14Z">
              <w:r>
                <w:rPr>
                  <w:rFonts w:hint="eastAsia" w:ascii="Times New Roman" w:hAnsi="Times New Roman" w:eastAsia="宋体"/>
                  <w:color w:val="auto"/>
                  <w:sz w:val="21"/>
                  <w:szCs w:val="21"/>
                  <w:highlight w:val="none"/>
                  <w:lang w:val="en-US" w:eastAsia="zh-CN"/>
                  <w:rPrChange w:id="69" w:author="李雅静" w:date="2025-11-27T14:56:29Z">
                    <w:rPr>
                      <w:rFonts w:hint="eastAsia" w:ascii="Times New Roman" w:hAnsi="Times New Roman" w:eastAsia="宋体"/>
                      <w:color w:val="auto"/>
                      <w:highlight w:val="none"/>
                      <w:lang w:val="en-US" w:eastAsia="zh-CN"/>
                    </w:rPr>
                  </w:rPrChange>
                </w:rPr>
                <w:delText>03</w:delText>
              </w:r>
            </w:del>
          </w:p>
        </w:tc>
        <w:tc>
          <w:tcPr>
            <w:tcW w:w="1640" w:type="dxa"/>
            <w:vAlign w:val="center"/>
          </w:tcPr>
          <w:p w14:paraId="76808E9F">
            <w:pPr>
              <w:keepNext w:val="0"/>
              <w:keepLines w:val="0"/>
              <w:widowControl/>
              <w:suppressLineNumbers w:val="0"/>
              <w:spacing w:before="0" w:beforeAutospacing="0" w:after="0" w:afterAutospacing="0" w:line="0" w:lineRule="atLeast"/>
              <w:ind w:left="0" w:leftChars="0" w:right="0" w:firstLine="0" w:firstLineChars="0"/>
              <w:jc w:val="center"/>
              <w:rPr>
                <w:del w:id="70" w:author="李雅静" w:date="2025-11-27T10:20:14Z"/>
                <w:rFonts w:hint="default" w:ascii="Times New Roman" w:hAnsi="Times New Roman" w:eastAsia="宋体"/>
                <w:color w:val="auto"/>
                <w:sz w:val="21"/>
                <w:szCs w:val="21"/>
                <w:highlight w:val="none"/>
                <w:lang w:val="en-US" w:eastAsia="zh"/>
                <w:rPrChange w:id="71" w:author="李雅静" w:date="2025-11-27T14:56:29Z">
                  <w:rPr>
                    <w:del w:id="72" w:author="李雅静" w:date="2025-11-27T10:20:14Z"/>
                    <w:rFonts w:hint="eastAsia" w:ascii="Times New Roman" w:hAnsi="Times New Roman" w:eastAsia="宋体"/>
                    <w:color w:val="auto"/>
                    <w:highlight w:val="none"/>
                    <w:lang w:val="en-US" w:eastAsia="zh"/>
                  </w:rPr>
                </w:rPrChange>
              </w:rPr>
            </w:pPr>
            <w:del w:id="73" w:author="李雅静" w:date="2025-11-27T10:20:14Z">
              <w:r>
                <w:rPr>
                  <w:rFonts w:hint="eastAsia" w:ascii="Times New Roman" w:hAnsi="Times New Roman" w:eastAsia="宋体"/>
                  <w:color w:val="auto"/>
                  <w:sz w:val="21"/>
                  <w:szCs w:val="21"/>
                  <w:highlight w:val="none"/>
                  <w:lang w:val="en-US" w:eastAsia="zh"/>
                  <w:rPrChange w:id="74" w:author="李雅静" w:date="2025-11-27T14:56:29Z">
                    <w:rPr>
                      <w:rFonts w:hint="eastAsia" w:ascii="Times New Roman" w:hAnsi="Times New Roman" w:eastAsia="宋体"/>
                      <w:color w:val="auto"/>
                      <w:highlight w:val="none"/>
                      <w:lang w:val="en-US" w:eastAsia="zh"/>
                    </w:rPr>
                  </w:rPrChange>
                </w:rPr>
                <w:delText>2024/8/16</w:delText>
              </w:r>
            </w:del>
          </w:p>
        </w:tc>
        <w:tc>
          <w:tcPr>
            <w:tcW w:w="1431" w:type="dxa"/>
            <w:vAlign w:val="center"/>
          </w:tcPr>
          <w:p w14:paraId="156E5D3E">
            <w:pPr>
              <w:keepNext w:val="0"/>
              <w:keepLines w:val="0"/>
              <w:widowControl/>
              <w:suppressLineNumbers w:val="0"/>
              <w:spacing w:before="0" w:beforeAutospacing="0" w:after="0" w:afterAutospacing="0" w:line="0" w:lineRule="atLeast"/>
              <w:ind w:left="0" w:leftChars="0" w:right="0" w:rightChars="0"/>
              <w:jc w:val="center"/>
              <w:rPr>
                <w:del w:id="75" w:author="李雅静" w:date="2025-11-27T10:20:14Z"/>
                <w:rFonts w:hint="default" w:ascii="Times New Roman" w:hAnsi="Times New Roman" w:eastAsia="宋体"/>
                <w:color w:val="auto"/>
                <w:sz w:val="21"/>
                <w:szCs w:val="21"/>
                <w:highlight w:val="none"/>
                <w:lang w:val="en-US" w:eastAsia="zh-CN"/>
                <w:rPrChange w:id="76" w:author="李雅静" w:date="2025-11-27T14:56:29Z">
                  <w:rPr>
                    <w:del w:id="77" w:author="李雅静" w:date="2025-11-27T10:20:14Z"/>
                    <w:rFonts w:hint="eastAsia" w:ascii="Times New Roman" w:hAnsi="Times New Roman" w:eastAsia="宋体"/>
                    <w:color w:val="auto"/>
                    <w:highlight w:val="none"/>
                    <w:lang w:val="en-US" w:eastAsia="zh-CN"/>
                  </w:rPr>
                </w:rPrChange>
              </w:rPr>
            </w:pPr>
            <w:del w:id="78" w:author="李雅静" w:date="2025-11-27T10:20:14Z">
              <w:r>
                <w:rPr>
                  <w:rFonts w:hint="default" w:ascii="Times New Roman" w:hAnsi="Times New Roman" w:cs="Times New Roman"/>
                  <w:color w:val="auto"/>
                  <w:sz w:val="21"/>
                  <w:szCs w:val="21"/>
                  <w:rPrChange w:id="79" w:author="李雅静" w:date="2025-11-27T14:56:29Z">
                    <w:rPr>
                      <w:rFonts w:hint="default" w:ascii="Times New Roman" w:hAnsi="Times New Roman" w:cs="Times New Roman"/>
                      <w:color w:val="auto"/>
                    </w:rPr>
                  </w:rPrChange>
                </w:rPr>
                <w:delText>Wei Yuchen</w:delText>
              </w:r>
            </w:del>
          </w:p>
        </w:tc>
        <w:tc>
          <w:tcPr>
            <w:tcW w:w="1741" w:type="dxa"/>
            <w:vAlign w:val="center"/>
          </w:tcPr>
          <w:p w14:paraId="187762D1">
            <w:pPr>
              <w:keepNext w:val="0"/>
              <w:keepLines w:val="0"/>
              <w:widowControl/>
              <w:suppressLineNumbers w:val="0"/>
              <w:spacing w:before="0" w:beforeAutospacing="0" w:after="0" w:afterAutospacing="0" w:line="0" w:lineRule="atLeast"/>
              <w:ind w:left="0" w:right="0"/>
              <w:jc w:val="center"/>
              <w:rPr>
                <w:del w:id="80" w:author="李雅静" w:date="2025-11-27T10:20:14Z"/>
                <w:rFonts w:hint="default" w:ascii="Times New Roman" w:hAnsi="Times New Roman" w:eastAsia="宋体"/>
                <w:color w:val="auto"/>
                <w:sz w:val="21"/>
                <w:szCs w:val="21"/>
                <w:highlight w:val="none"/>
                <w:lang w:val="en-US" w:eastAsia="zh-CN"/>
                <w:rPrChange w:id="81" w:author="李雅静" w:date="2025-11-27T14:56:29Z">
                  <w:rPr>
                    <w:del w:id="82" w:author="李雅静" w:date="2025-11-27T10:20:14Z"/>
                    <w:rFonts w:hint="eastAsia" w:ascii="Times New Roman" w:hAnsi="Times New Roman" w:eastAsia="宋体"/>
                    <w:color w:val="auto"/>
                    <w:highlight w:val="none"/>
                    <w:lang w:val="en-US" w:eastAsia="zh-CN"/>
                  </w:rPr>
                </w:rPrChange>
              </w:rPr>
            </w:pPr>
            <w:del w:id="83" w:author="李雅静" w:date="2025-11-27T10:20:14Z">
              <w:r>
                <w:rPr>
                  <w:rFonts w:hint="eastAsia" w:ascii="Times New Roman" w:hAnsi="Times New Roman" w:eastAsia="宋体"/>
                  <w:color w:val="auto"/>
                  <w:sz w:val="21"/>
                  <w:szCs w:val="21"/>
                  <w:highlight w:val="none"/>
                  <w:lang w:val="en-US" w:eastAsia="zh-CN"/>
                  <w:rPrChange w:id="84" w:author="李雅静" w:date="2025-11-27T14:56:29Z">
                    <w:rPr>
                      <w:rFonts w:hint="eastAsia" w:ascii="Times New Roman" w:hAnsi="Times New Roman" w:eastAsia="宋体"/>
                      <w:color w:val="auto"/>
                      <w:highlight w:val="none"/>
                      <w:lang w:val="en-US" w:eastAsia="zh-CN"/>
                    </w:rPr>
                  </w:rPrChange>
                </w:rPr>
                <w:delText>NA</w:delText>
              </w:r>
            </w:del>
          </w:p>
        </w:tc>
        <w:tc>
          <w:tcPr>
            <w:tcW w:w="4511" w:type="dxa"/>
            <w:vAlign w:val="center"/>
          </w:tcPr>
          <w:p w14:paraId="146EF26F">
            <w:pPr>
              <w:keepNext w:val="0"/>
              <w:keepLines w:val="0"/>
              <w:widowControl/>
              <w:suppressLineNumbers w:val="0"/>
              <w:spacing w:before="0" w:beforeAutospacing="0" w:after="0" w:afterAutospacing="0" w:line="0" w:lineRule="atLeast"/>
              <w:ind w:left="0" w:right="0"/>
              <w:jc w:val="left"/>
              <w:rPr>
                <w:del w:id="85" w:author="李雅静" w:date="2025-11-27T10:20:14Z"/>
                <w:rFonts w:hint="default" w:ascii="Times New Roman" w:hAnsi="Times New Roman" w:eastAsia="宋体"/>
                <w:color w:val="auto"/>
                <w:sz w:val="21"/>
                <w:szCs w:val="21"/>
                <w:highlight w:val="none"/>
                <w:lang w:val="en-US" w:eastAsia="zh-CN"/>
                <w:rPrChange w:id="86" w:author="李雅静" w:date="2025-11-27T14:56:29Z">
                  <w:rPr>
                    <w:del w:id="87" w:author="李雅静" w:date="2025-11-27T10:20:14Z"/>
                    <w:rFonts w:hint="eastAsia" w:ascii="Times New Roman" w:hAnsi="Times New Roman" w:eastAsia="宋体"/>
                    <w:color w:val="auto"/>
                    <w:highlight w:val="none"/>
                    <w:lang w:val="en-US" w:eastAsia="zh-CN"/>
                  </w:rPr>
                </w:rPrChange>
              </w:rPr>
            </w:pPr>
            <w:del w:id="88" w:author="李雅静" w:date="2025-11-27T10:20:14Z">
              <w:r>
                <w:rPr>
                  <w:rFonts w:hint="eastAsia" w:ascii="Times New Roman" w:hAnsi="Times New Roman" w:eastAsia="宋体"/>
                  <w:color w:val="auto"/>
                  <w:sz w:val="21"/>
                  <w:szCs w:val="21"/>
                  <w:highlight w:val="none"/>
                  <w:lang w:val="en-US" w:eastAsia="zh-CN"/>
                  <w:rPrChange w:id="89" w:author="李雅静" w:date="2025-11-27T14:56:29Z">
                    <w:rPr>
                      <w:rFonts w:hint="eastAsia" w:ascii="Times New Roman" w:hAnsi="Times New Roman" w:eastAsia="宋体"/>
                      <w:color w:val="auto"/>
                      <w:highlight w:val="none"/>
                      <w:lang w:val="en-US" w:eastAsia="zh-CN"/>
                    </w:rPr>
                  </w:rPrChange>
                </w:rPr>
                <w:delText>1.2.4New browser-compatible version of the running environment client</w:delText>
              </w:r>
            </w:del>
          </w:p>
          <w:p w14:paraId="4BEE0493">
            <w:pPr>
              <w:keepNext w:val="0"/>
              <w:keepLines w:val="0"/>
              <w:widowControl/>
              <w:suppressLineNumbers w:val="0"/>
              <w:spacing w:before="0" w:beforeAutospacing="0" w:after="0" w:afterAutospacing="0" w:line="0" w:lineRule="atLeast"/>
              <w:ind w:left="0" w:right="0"/>
              <w:jc w:val="left"/>
              <w:rPr>
                <w:del w:id="90" w:author="李雅静" w:date="2025-11-27T10:20:14Z"/>
                <w:rFonts w:hint="default" w:ascii="Times New Roman" w:hAnsi="Times New Roman" w:eastAsia="宋体"/>
                <w:color w:val="auto"/>
                <w:sz w:val="21"/>
                <w:szCs w:val="21"/>
                <w:highlight w:val="none"/>
                <w:lang w:val="en-US" w:eastAsia="zh-CN"/>
                <w:rPrChange w:id="91" w:author="李雅静" w:date="2025-11-27T14:56:29Z">
                  <w:rPr>
                    <w:del w:id="92" w:author="李雅静" w:date="2025-11-27T10:20:14Z"/>
                    <w:rFonts w:hint="default" w:ascii="Times New Roman" w:hAnsi="Times New Roman" w:eastAsia="宋体"/>
                    <w:color w:val="auto"/>
                    <w:highlight w:val="none"/>
                    <w:lang w:val="en-US" w:eastAsia="zh-CN"/>
                  </w:rPr>
                </w:rPrChange>
              </w:rPr>
            </w:pPr>
            <w:del w:id="93" w:author="李雅静" w:date="2025-11-27T10:20:14Z">
              <w:r>
                <w:rPr>
                  <w:rFonts w:hint="eastAsia" w:ascii="Times New Roman" w:hAnsi="Times New Roman" w:eastAsia="宋体"/>
                  <w:color w:val="auto"/>
                  <w:sz w:val="21"/>
                  <w:szCs w:val="21"/>
                  <w:highlight w:val="none"/>
                  <w:lang w:val="en-US" w:eastAsia="zh-CN"/>
                  <w:rPrChange w:id="94" w:author="李雅静" w:date="2025-11-27T14:56:29Z">
                    <w:rPr>
                      <w:rFonts w:hint="eastAsia" w:ascii="Times New Roman" w:hAnsi="Times New Roman" w:eastAsia="宋体"/>
                      <w:color w:val="auto"/>
                      <w:highlight w:val="none"/>
                      <w:lang w:val="en-US" w:eastAsia="zh-CN"/>
                    </w:rPr>
                  </w:rPrChange>
                </w:rPr>
                <w:delText>2.3 Specification for SRS _ 049 new browser compatible version requirements</w:delText>
              </w:r>
            </w:del>
          </w:p>
        </w:tc>
      </w:tr>
      <w:tr w14:paraId="03309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1" w:type="dxa"/>
            <w:vAlign w:val="center"/>
          </w:tcPr>
          <w:p w14:paraId="431E8B74">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olor w:val="auto"/>
                <w:sz w:val="21"/>
                <w:szCs w:val="21"/>
                <w:highlight w:val="none"/>
                <w:lang w:val="en-US" w:eastAsia="zh-CN"/>
              </w:rPr>
            </w:pPr>
            <w:r>
              <w:rPr>
                <w:rFonts w:hint="eastAsia" w:ascii="Times New Roman" w:hAnsi="Times New Roman" w:eastAsia="宋体"/>
                <w:color w:val="auto"/>
                <w:sz w:val="21"/>
                <w:szCs w:val="21"/>
                <w:highlight w:val="none"/>
                <w:lang w:val="en-US" w:eastAsia="zh"/>
              </w:rPr>
              <w:t>A/0</w:t>
            </w:r>
          </w:p>
        </w:tc>
        <w:tc>
          <w:tcPr>
            <w:tcW w:w="1640" w:type="dxa"/>
            <w:vAlign w:val="center"/>
          </w:tcPr>
          <w:p w14:paraId="5F6FA019">
            <w:pPr>
              <w:keepNext w:val="0"/>
              <w:keepLines w:val="0"/>
              <w:widowControl/>
              <w:suppressLineNumbers w:val="0"/>
              <w:spacing w:before="0" w:beforeAutospacing="0" w:after="0" w:afterAutospacing="0" w:line="0" w:lineRule="atLeast"/>
              <w:ind w:left="0" w:leftChars="0" w:right="0" w:firstLine="0" w:firstLineChars="0"/>
              <w:jc w:val="center"/>
              <w:rPr>
                <w:rFonts w:hint="default" w:ascii="Times New Roman" w:hAnsi="Times New Roman" w:eastAsia="宋体"/>
                <w:color w:val="auto"/>
                <w:sz w:val="21"/>
                <w:szCs w:val="21"/>
                <w:highlight w:val="none"/>
                <w:lang w:val="en-US" w:eastAsia="zh-CN"/>
                <w:woUserID w:val="2"/>
              </w:rPr>
            </w:pPr>
            <w:r>
              <w:rPr>
                <w:rFonts w:hint="eastAsia" w:ascii="Times New Roman" w:hAnsi="Times New Roman" w:eastAsia="宋体"/>
                <w:color w:val="auto"/>
                <w:sz w:val="21"/>
                <w:szCs w:val="21"/>
                <w:highlight w:val="none"/>
                <w:lang w:val="en-US" w:eastAsia="zh"/>
                <w:woUserID w:val="2"/>
              </w:rPr>
              <w:t>2024/1</w:t>
            </w:r>
            <w:del w:id="95" w:author="李雅静" w:date="2025-11-21T15:10:39Z">
              <w:r>
                <w:rPr>
                  <w:rFonts w:hint="default" w:ascii="Times New Roman" w:hAnsi="Times New Roman" w:eastAsia="宋体"/>
                  <w:color w:val="auto"/>
                  <w:sz w:val="21"/>
                  <w:szCs w:val="21"/>
                  <w:highlight w:val="none"/>
                  <w:lang w:val="en-US" w:eastAsia="zh"/>
                  <w:woUserID w:val="2"/>
                </w:rPr>
                <w:delText>2</w:delText>
              </w:r>
            </w:del>
            <w:ins w:id="96" w:author="李雅静" w:date="2025-11-21T15:10:39Z">
              <w:r>
                <w:rPr>
                  <w:rFonts w:hint="eastAsia" w:ascii="Times New Roman" w:hAnsi="Times New Roman"/>
                  <w:color w:val="auto"/>
                  <w:sz w:val="21"/>
                  <w:szCs w:val="21"/>
                  <w:highlight w:val="none"/>
                  <w:lang w:val="en-US" w:eastAsia="zh-CN"/>
                  <w:woUserID w:val="2"/>
                </w:rPr>
                <w:t>0</w:t>
              </w:r>
            </w:ins>
            <w:r>
              <w:rPr>
                <w:rFonts w:hint="eastAsia" w:ascii="Times New Roman" w:hAnsi="Times New Roman" w:eastAsia="宋体"/>
                <w:color w:val="auto"/>
                <w:sz w:val="21"/>
                <w:szCs w:val="21"/>
                <w:highlight w:val="none"/>
                <w:lang w:val="en-US" w:eastAsia="zh"/>
                <w:woUserID w:val="2"/>
              </w:rPr>
              <w:t>/</w:t>
            </w:r>
            <w:del w:id="97" w:author="李雅静" w:date="2025-11-21T15:10:43Z">
              <w:r>
                <w:rPr>
                  <w:rFonts w:hint="default" w:ascii="Times New Roman" w:hAnsi="Times New Roman" w:eastAsia="宋体"/>
                  <w:color w:val="auto"/>
                  <w:sz w:val="21"/>
                  <w:szCs w:val="21"/>
                  <w:highlight w:val="none"/>
                  <w:lang w:val="en-US" w:eastAsia="zh-CN"/>
                  <w:woUserID w:val="2"/>
                </w:rPr>
                <w:delText>31</w:delText>
              </w:r>
            </w:del>
            <w:ins w:id="98" w:author="李雅静" w:date="2025-11-21T15:10:43Z">
              <w:r>
                <w:rPr>
                  <w:rFonts w:hint="eastAsia" w:ascii="Times New Roman" w:hAnsi="Times New Roman"/>
                  <w:color w:val="auto"/>
                  <w:sz w:val="21"/>
                  <w:szCs w:val="21"/>
                  <w:highlight w:val="none"/>
                  <w:lang w:val="en-US" w:eastAsia="zh-CN"/>
                  <w:woUserID w:val="2"/>
                </w:rPr>
                <w:t>24</w:t>
              </w:r>
            </w:ins>
          </w:p>
        </w:tc>
        <w:tc>
          <w:tcPr>
            <w:tcW w:w="1431" w:type="dxa"/>
            <w:vAlign w:val="center"/>
          </w:tcPr>
          <w:p w14:paraId="136B169A">
            <w:pPr>
              <w:keepNext w:val="0"/>
              <w:keepLines w:val="0"/>
              <w:widowControl/>
              <w:suppressLineNumbers w:val="0"/>
              <w:spacing w:before="0" w:beforeAutospacing="0" w:after="0" w:afterAutospacing="0" w:line="0" w:lineRule="atLeast"/>
              <w:ind w:left="0" w:leftChars="0" w:right="0" w:rightChars="0"/>
              <w:jc w:val="center"/>
              <w:rPr>
                <w:rFonts w:hint="default" w:ascii="Times New Roman" w:hAnsi="Times New Roman" w:eastAsia="宋体"/>
                <w:color w:val="auto"/>
                <w:sz w:val="21"/>
                <w:szCs w:val="21"/>
                <w:highlight w:val="none"/>
                <w:lang w:val="en-US" w:eastAsia="zh-CN"/>
              </w:rPr>
            </w:pPr>
            <w:r>
              <w:rPr>
                <w:rFonts w:hint="default" w:ascii="Times New Roman" w:hAnsi="Times New Roman" w:cs="Times New Roman"/>
                <w:color w:val="auto"/>
                <w:sz w:val="21"/>
                <w:szCs w:val="21"/>
              </w:rPr>
              <w:t>Wei Yuchen</w:t>
            </w:r>
          </w:p>
        </w:tc>
        <w:tc>
          <w:tcPr>
            <w:tcW w:w="1741" w:type="dxa"/>
            <w:vAlign w:val="center"/>
          </w:tcPr>
          <w:p w14:paraId="121CDF82">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olor w:val="auto"/>
                <w:sz w:val="21"/>
                <w:szCs w:val="21"/>
                <w:highlight w:val="none"/>
                <w:lang w:val="en-US" w:eastAsia="zh-CN"/>
              </w:rPr>
            </w:pPr>
            <w:r>
              <w:rPr>
                <w:rFonts w:hint="default" w:ascii="Times New Roman" w:hAnsi="Times New Roman" w:eastAsia="宋体" w:cs="Calibri"/>
                <w:kern w:val="2"/>
                <w:sz w:val="21"/>
                <w:szCs w:val="21"/>
                <w:highlight w:val="none"/>
                <w:lang w:val="en-US" w:eastAsia="zh-CN" w:bidi="ar"/>
              </w:rPr>
              <w:t>CR</w:t>
            </w:r>
            <w:r>
              <w:rPr>
                <w:rFonts w:hint="default" w:ascii="Times New Roman" w:hAnsi="Times New Roman" w:eastAsia="宋体" w:cs="Calibri"/>
                <w:kern w:val="2"/>
                <w:sz w:val="21"/>
                <w:szCs w:val="21"/>
                <w:highlight w:val="none"/>
                <w:lang w:val="en-US" w:eastAsia="zh" w:bidi="ar"/>
              </w:rPr>
              <w:t>2024</w:t>
            </w:r>
            <w:del w:id="99" w:author="李雅静" w:date="2025-11-27T10:20:02Z">
              <w:r>
                <w:rPr>
                  <w:rFonts w:hint="default" w:ascii="Times New Roman" w:hAnsi="Times New Roman" w:eastAsia="宋体" w:cs="Calibri"/>
                  <w:kern w:val="2"/>
                  <w:sz w:val="21"/>
                  <w:szCs w:val="21"/>
                  <w:highlight w:val="none"/>
                  <w:lang w:val="en-US" w:eastAsia="zh" w:bidi="ar"/>
                </w:rPr>
                <w:delText>1219</w:delText>
              </w:r>
            </w:del>
            <w:ins w:id="100" w:author="李雅静" w:date="2025-11-27T10:20:02Z">
              <w:r>
                <w:rPr>
                  <w:rFonts w:hint="eastAsia" w:ascii="Times New Roman" w:hAnsi="Times New Roman" w:cs="Calibri"/>
                  <w:kern w:val="2"/>
                  <w:sz w:val="21"/>
                  <w:szCs w:val="21"/>
                  <w:highlight w:val="none"/>
                  <w:lang w:val="en-US" w:eastAsia="zh-CN" w:bidi="ar"/>
                </w:rPr>
                <w:t>09</w:t>
              </w:r>
            </w:ins>
            <w:ins w:id="101" w:author="李雅静" w:date="2025-11-27T10:20:03Z">
              <w:r>
                <w:rPr>
                  <w:rFonts w:hint="eastAsia" w:ascii="Times New Roman" w:hAnsi="Times New Roman" w:cs="Calibri"/>
                  <w:kern w:val="2"/>
                  <w:sz w:val="21"/>
                  <w:szCs w:val="21"/>
                  <w:highlight w:val="none"/>
                  <w:lang w:val="en-US" w:eastAsia="zh-CN" w:bidi="ar"/>
                </w:rPr>
                <w:t>30</w:t>
              </w:r>
            </w:ins>
            <w:r>
              <w:rPr>
                <w:rFonts w:hint="default" w:ascii="Times New Roman" w:hAnsi="Times New Roman" w:eastAsia="宋体" w:cs="Calibri"/>
                <w:kern w:val="2"/>
                <w:sz w:val="21"/>
                <w:szCs w:val="21"/>
                <w:highlight w:val="none"/>
                <w:lang w:val="en-US" w:eastAsia="zh" w:bidi="ar"/>
              </w:rPr>
              <w:t>01</w:t>
            </w:r>
          </w:p>
        </w:tc>
        <w:tc>
          <w:tcPr>
            <w:tcW w:w="4511" w:type="dxa"/>
            <w:vAlign w:val="center"/>
          </w:tcPr>
          <w:p w14:paraId="472C4825">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olor w:val="auto"/>
                <w:sz w:val="21"/>
                <w:szCs w:val="21"/>
                <w:highlight w:val="none"/>
                <w:lang w:val="en-US" w:eastAsia="zh-CN"/>
              </w:rPr>
            </w:pPr>
            <w:r>
              <w:rPr>
                <w:rFonts w:hint="eastAsia" w:ascii="Times New Roman" w:hAnsi="Times New Roman" w:eastAsia="宋体"/>
                <w:color w:val="auto"/>
                <w:sz w:val="21"/>
                <w:szCs w:val="21"/>
                <w:highlight w:val="none"/>
                <w:lang w:val="en-US" w:eastAsia="zh-CN"/>
              </w:rPr>
              <w:t>Requirement change</w:t>
            </w:r>
          </w:p>
        </w:tc>
      </w:tr>
      <w:tr w14:paraId="37DF6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1" w:type="dxa"/>
            <w:vAlign w:val="center"/>
          </w:tcPr>
          <w:p w14:paraId="0122E891">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olor w:val="auto"/>
                <w:sz w:val="21"/>
                <w:szCs w:val="21"/>
                <w:highlight w:val="none"/>
                <w:lang w:val="en-US" w:eastAsia="zh-CN"/>
              </w:rPr>
            </w:pPr>
            <w:r>
              <w:rPr>
                <w:rFonts w:hint="eastAsia" w:ascii="Times New Roman" w:hAnsi="Times New Roman"/>
                <w:color w:val="auto"/>
                <w:sz w:val="21"/>
                <w:szCs w:val="21"/>
                <w:highlight w:val="none"/>
                <w:lang w:val="en-US" w:eastAsia="zh-CN"/>
              </w:rPr>
              <w:t>A/1</w:t>
            </w:r>
          </w:p>
        </w:tc>
        <w:tc>
          <w:tcPr>
            <w:tcW w:w="1640" w:type="dxa"/>
            <w:vAlign w:val="center"/>
          </w:tcPr>
          <w:p w14:paraId="6F2DA2C5">
            <w:pPr>
              <w:keepNext w:val="0"/>
              <w:keepLines w:val="0"/>
              <w:widowControl/>
              <w:suppressLineNumbers w:val="0"/>
              <w:spacing w:before="0" w:beforeAutospacing="0" w:after="0" w:afterAutospacing="0" w:line="0" w:lineRule="atLeast"/>
              <w:ind w:left="0" w:leftChars="0" w:right="0" w:firstLine="0" w:firstLineChars="0"/>
              <w:jc w:val="center"/>
              <w:rPr>
                <w:rFonts w:hint="default" w:ascii="Times New Roman" w:hAnsi="Times New Roman" w:eastAsia="宋体"/>
                <w:color w:val="auto"/>
                <w:sz w:val="21"/>
                <w:szCs w:val="21"/>
                <w:highlight w:val="none"/>
                <w:lang w:val="en-US" w:eastAsia="zh-CN"/>
                <w:woUserID w:val="2"/>
              </w:rPr>
            </w:pPr>
            <w:r>
              <w:rPr>
                <w:rFonts w:hint="eastAsia" w:ascii="Times New Roman" w:hAnsi="Times New Roman"/>
                <w:color w:val="auto"/>
                <w:sz w:val="21"/>
                <w:szCs w:val="21"/>
                <w:highlight w:val="none"/>
                <w:lang w:val="en-US" w:eastAsia="zh-CN"/>
                <w:woUserID w:val="2"/>
              </w:rPr>
              <w:t>2025/</w:t>
            </w:r>
            <w:del w:id="102" w:author="李雅静" w:date="2025-11-21T15:10:46Z">
              <w:r>
                <w:rPr>
                  <w:rFonts w:hint="default" w:ascii="Times New Roman" w:hAnsi="Times New Roman"/>
                  <w:color w:val="auto"/>
                  <w:sz w:val="21"/>
                  <w:szCs w:val="21"/>
                  <w:highlight w:val="none"/>
                  <w:lang w:val="en-US" w:eastAsia="zh-CN"/>
                  <w:woUserID w:val="2"/>
                </w:rPr>
                <w:delText>5</w:delText>
              </w:r>
            </w:del>
            <w:ins w:id="103" w:author="李雅静" w:date="2025-11-21T15:10:46Z">
              <w:r>
                <w:rPr>
                  <w:rFonts w:hint="eastAsia" w:ascii="Times New Roman" w:hAnsi="Times New Roman"/>
                  <w:color w:val="auto"/>
                  <w:sz w:val="21"/>
                  <w:szCs w:val="21"/>
                  <w:highlight w:val="none"/>
                  <w:lang w:val="en-US" w:eastAsia="zh-CN"/>
                  <w:woUserID w:val="2"/>
                </w:rPr>
                <w:t>2</w:t>
              </w:r>
            </w:ins>
            <w:r>
              <w:rPr>
                <w:rFonts w:hint="eastAsia" w:ascii="Times New Roman" w:hAnsi="Times New Roman"/>
                <w:color w:val="auto"/>
                <w:sz w:val="21"/>
                <w:szCs w:val="21"/>
                <w:highlight w:val="none"/>
                <w:lang w:val="en-US" w:eastAsia="zh-CN"/>
                <w:woUserID w:val="2"/>
              </w:rPr>
              <w:t>/1</w:t>
            </w:r>
            <w:ins w:id="104" w:author="李雅静" w:date="2025-11-21T15:10:49Z">
              <w:r>
                <w:rPr>
                  <w:rFonts w:hint="eastAsia" w:ascii="Times New Roman" w:hAnsi="Times New Roman"/>
                  <w:color w:val="auto"/>
                  <w:sz w:val="21"/>
                  <w:szCs w:val="21"/>
                  <w:highlight w:val="none"/>
                  <w:lang w:val="en-US" w:eastAsia="zh-CN"/>
                  <w:woUserID w:val="2"/>
                </w:rPr>
                <w:t>3</w:t>
              </w:r>
            </w:ins>
            <w:del w:id="105" w:author="李雅静" w:date="2025-11-21T15:10:51Z">
              <w:r>
                <w:rPr>
                  <w:rFonts w:hint="eastAsia" w:ascii="Times New Roman" w:hAnsi="Times New Roman"/>
                  <w:color w:val="auto"/>
                  <w:sz w:val="21"/>
                  <w:szCs w:val="21"/>
                  <w:highlight w:val="none"/>
                  <w:lang w:val="en-US" w:eastAsia="zh-CN"/>
                  <w:woUserID w:val="2"/>
                </w:rPr>
                <w:delText>6</w:delText>
              </w:r>
            </w:del>
          </w:p>
        </w:tc>
        <w:tc>
          <w:tcPr>
            <w:tcW w:w="1431" w:type="dxa"/>
            <w:vAlign w:val="center"/>
          </w:tcPr>
          <w:p w14:paraId="0A33288B">
            <w:pPr>
              <w:keepNext w:val="0"/>
              <w:keepLines w:val="0"/>
              <w:widowControl/>
              <w:suppressLineNumbers w:val="0"/>
              <w:spacing w:before="0" w:beforeAutospacing="0" w:after="0" w:afterAutospacing="0" w:line="0" w:lineRule="atLeast"/>
              <w:ind w:left="0" w:right="0"/>
              <w:jc w:val="center"/>
              <w:rPr>
                <w:rFonts w:hint="eastAsia" w:ascii="Times New Roman" w:hAnsi="Times New Roman" w:eastAsia="宋体"/>
                <w:color w:val="auto"/>
                <w:sz w:val="21"/>
                <w:szCs w:val="21"/>
                <w:highlight w:val="none"/>
                <w:lang w:val="en-US" w:eastAsia="zh-CN"/>
              </w:rPr>
            </w:pPr>
            <w:r>
              <w:rPr>
                <w:rFonts w:hint="eastAsia" w:ascii="Times New Roman" w:hAnsi="Times New Roman" w:eastAsia="宋体"/>
                <w:color w:val="auto"/>
                <w:sz w:val="21"/>
                <w:szCs w:val="21"/>
                <w:highlight w:val="none"/>
                <w:lang w:val="en-US" w:eastAsia="zh-CN"/>
              </w:rPr>
              <w:t>Wei Yuchen</w:t>
            </w:r>
          </w:p>
        </w:tc>
        <w:tc>
          <w:tcPr>
            <w:tcW w:w="1741" w:type="dxa"/>
            <w:vAlign w:val="center"/>
          </w:tcPr>
          <w:p w14:paraId="392698C6">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Calibri"/>
                <w:kern w:val="2"/>
                <w:sz w:val="21"/>
                <w:szCs w:val="21"/>
                <w:highlight w:val="none"/>
                <w:lang w:val="en-US" w:eastAsia="zh-CN" w:bidi="ar"/>
              </w:rPr>
            </w:pPr>
            <w:r>
              <w:rPr>
                <w:rFonts w:hint="default" w:ascii="Times New Roman" w:hAnsi="Times New Roman" w:eastAsia="宋体" w:cs="Calibri"/>
                <w:color w:val="auto"/>
                <w:kern w:val="2"/>
                <w:sz w:val="21"/>
                <w:szCs w:val="21"/>
                <w:highlight w:val="none"/>
                <w:lang w:val="en-US" w:eastAsia="zh-CN" w:bidi="ar"/>
              </w:rPr>
              <w:t>CR20250</w:t>
            </w:r>
            <w:del w:id="106" w:author="李雅静" w:date="2025-11-21T15:10:53Z">
              <w:r>
                <w:rPr>
                  <w:rFonts w:hint="default" w:ascii="Times New Roman" w:hAnsi="Times New Roman" w:eastAsia="宋体" w:cs="Calibri"/>
                  <w:color w:val="auto"/>
                  <w:kern w:val="2"/>
                  <w:sz w:val="21"/>
                  <w:szCs w:val="21"/>
                  <w:highlight w:val="none"/>
                  <w:lang w:val="en-US" w:eastAsia="zh-CN" w:bidi="ar"/>
                </w:rPr>
                <w:delText>5</w:delText>
              </w:r>
            </w:del>
            <w:ins w:id="107" w:author="李雅静" w:date="2025-11-21T15:10:53Z">
              <w:r>
                <w:rPr>
                  <w:rFonts w:hint="eastAsia" w:ascii="Times New Roman" w:hAnsi="Times New Roman" w:cs="Calibri"/>
                  <w:color w:val="auto"/>
                  <w:kern w:val="2"/>
                  <w:sz w:val="21"/>
                  <w:szCs w:val="21"/>
                  <w:highlight w:val="none"/>
                  <w:lang w:val="en-US" w:eastAsia="zh-CN" w:bidi="ar"/>
                </w:rPr>
                <w:t>2</w:t>
              </w:r>
            </w:ins>
            <w:r>
              <w:rPr>
                <w:rFonts w:hint="default" w:ascii="Times New Roman" w:hAnsi="Times New Roman" w:eastAsia="宋体" w:cs="Calibri"/>
                <w:color w:val="auto"/>
                <w:kern w:val="2"/>
                <w:sz w:val="21"/>
                <w:szCs w:val="21"/>
                <w:highlight w:val="none"/>
                <w:lang w:val="en-US" w:eastAsia="zh-CN" w:bidi="ar"/>
              </w:rPr>
              <w:t>1</w:t>
            </w:r>
            <w:del w:id="108" w:author="李雅静" w:date="2025-11-21T15:10:55Z">
              <w:r>
                <w:rPr>
                  <w:rFonts w:hint="default" w:ascii="Times New Roman" w:hAnsi="Times New Roman" w:eastAsia="宋体" w:cs="Calibri"/>
                  <w:color w:val="auto"/>
                  <w:kern w:val="2"/>
                  <w:sz w:val="21"/>
                  <w:szCs w:val="21"/>
                  <w:highlight w:val="none"/>
                  <w:lang w:val="en-US" w:eastAsia="zh-CN" w:bidi="ar"/>
                </w:rPr>
                <w:delText>6</w:delText>
              </w:r>
            </w:del>
            <w:ins w:id="109" w:author="李雅静" w:date="2025-11-21T15:10:55Z">
              <w:r>
                <w:rPr>
                  <w:rFonts w:hint="eastAsia" w:ascii="Times New Roman" w:hAnsi="Times New Roman" w:cs="Calibri"/>
                  <w:color w:val="auto"/>
                  <w:kern w:val="2"/>
                  <w:sz w:val="21"/>
                  <w:szCs w:val="21"/>
                  <w:highlight w:val="none"/>
                  <w:lang w:val="en-US" w:eastAsia="zh-CN" w:bidi="ar"/>
                </w:rPr>
                <w:t>3</w:t>
              </w:r>
            </w:ins>
            <w:r>
              <w:rPr>
                <w:rFonts w:hint="default" w:ascii="Times New Roman" w:hAnsi="Times New Roman" w:eastAsia="宋体" w:cs="Calibri"/>
                <w:color w:val="auto"/>
                <w:kern w:val="2"/>
                <w:sz w:val="21"/>
                <w:szCs w:val="21"/>
                <w:highlight w:val="none"/>
                <w:lang w:val="en-US" w:eastAsia="zh-CN" w:bidi="ar"/>
              </w:rPr>
              <w:t>01</w:t>
            </w:r>
          </w:p>
        </w:tc>
        <w:tc>
          <w:tcPr>
            <w:tcW w:w="4511" w:type="dxa"/>
            <w:vAlign w:val="center"/>
          </w:tcPr>
          <w:p w14:paraId="4308C6A0">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Calibri"/>
                <w:color w:val="auto"/>
                <w:kern w:val="2"/>
                <w:sz w:val="21"/>
                <w:szCs w:val="21"/>
                <w:highlight w:val="none"/>
                <w:lang w:val="en-US" w:eastAsia="zh-CN" w:bidi="ar"/>
              </w:rPr>
            </w:pPr>
            <w:r>
              <w:rPr>
                <w:rFonts w:hint="eastAsia" w:ascii="Times New Roman" w:hAnsi="Times New Roman" w:cs="Calibri"/>
                <w:color w:val="auto"/>
                <w:kern w:val="2"/>
                <w:sz w:val="21"/>
                <w:szCs w:val="21"/>
                <w:highlight w:val="none"/>
                <w:lang w:val="en-US" w:eastAsia="zh-CN" w:bidi="ar"/>
              </w:rPr>
              <w:t>Document</w:t>
            </w:r>
            <w:r>
              <w:rPr>
                <w:rFonts w:hint="default" w:ascii="Times New Roman" w:hAnsi="Times New Roman" w:cs="Calibri"/>
                <w:color w:val="auto"/>
                <w:kern w:val="2"/>
                <w:sz w:val="21"/>
                <w:szCs w:val="21"/>
                <w:highlight w:val="none"/>
                <w:lang w:val="en-US" w:eastAsia="zh-CN" w:bidi="ar"/>
              </w:rPr>
              <w:t xml:space="preserve"> change</w:t>
            </w:r>
          </w:p>
        </w:tc>
      </w:tr>
      <w:tr>
        <w:tc>
          <w:tcPr>
            <w:tcW w:type="dxa" w:w="931"/>
          </w:tcPr>
          <w:p>
            <w:del w:id="76455720" w:author="aicheckword" w:date="2026-04-13T06:41:46Z">
              <w:r>
                <w:delText xml:space="preserve"/>
              </w:r>
            </w:del>
            <w:ins w:id="40142522" w:author="aicheckword" w:date="2026-04-13T06:41:46Z">
              <w:r>
                <w:t xml:space="preserve">draft-20260413144146</w:t>
              </w:r>
            </w:ins>
          </w:p>
        </w:tc>
        <w:tc>
          <w:tcPr>
            <w:tcW w:type="dxa" w:w="1640"/>
          </w:tcPr>
          <w:p>
            <w:del w:id="50704928" w:author="aicheckword" w:date="2026-04-13T06:41:46Z">
              <w:r>
                <w:delText xml:space="preserve"/>
              </w:r>
            </w:del>
            <w:ins w:id="88967205" w:author="aicheckword" w:date="2026-04-13T06:41:46Z">
              <w:r>
                <w:t xml:space="preserve">2026/04/13</w:t>
              </w:r>
            </w:ins>
          </w:p>
        </w:tc>
        <w:tc>
          <w:tcPr>
            <w:tcW w:type="dxa" w:w="1431"/>
          </w:tcPr>
          <w:p>
            <w:del w:id="43080347" w:author="aicheckword" w:date="2026-04-13T06:41:46Z">
              <w:r>
                <w:delText xml:space="preserve"/>
              </w:r>
            </w:del>
            <w:ins w:id="81987038" w:author="aicheckword" w:date="2026-04-13T06:41:46Z">
              <w:r>
                <w:t xml:space="preserve">AI Bot</w:t>
              </w:r>
            </w:ins>
          </w:p>
        </w:tc>
        <w:tc>
          <w:tcPr>
            <w:tcW w:type="dxa" w:w="1741"/>
          </w:tcPr>
          <w:p>
            <w:del w:id="10917348" w:author="aicheckword" w:date="2026-04-13T06:41:46Z">
              <w:r>
                <w:delText xml:space="preserve"/>
              </w:r>
            </w:del>
            <w:ins w:id="91879425" w:author="aicheckword" w:date="2026-04-13T06:41:46Z">
              <w:r>
                <w:t xml:space="preserve">CR2026041301</w:t>
              </w:r>
            </w:ins>
          </w:p>
        </w:tc>
        <w:tc>
          <w:tcPr>
            <w:tcW w:type="dxa" w:w="4511"/>
          </w:tcPr>
          <w:p>
            <w:del w:id="34618758" w:author="aicheckword" w:date="2026-04-13T06:41:46Z">
              <w:r>
                <w:delText xml:space="preserve"/>
              </w:r>
            </w:del>
            <w:ins w:id="67642483" w:author="aicheckword" w:date="2026-04-13T06:41:46Z">
              <w:r>
                <w:t xml:space="preserve">Requirement update test</w:t>
              </w:r>
            </w:ins>
          </w:p>
        </w:tc>
      </w:tr>
    </w:tbl>
    <w:p w14:paraId="0FC8E327">
      <w:pPr>
        <w:spacing w:line="0" w:lineRule="atLeast"/>
        <w:rPr>
          <w:rFonts w:ascii="Times New Roman" w:hAnsi="Times New Roman" w:eastAsia="宋体"/>
          <w:color w:val="auto"/>
          <w:highlight w:val="none"/>
        </w:rPr>
      </w:pPr>
      <w:r>
        <w:rPr>
          <w:rFonts w:ascii="Times New Roman" w:hAnsi="Times New Roman" w:eastAsia="宋体"/>
          <w:color w:val="auto"/>
          <w:highlight w:val="none"/>
        </w:rPr>
        <w:br w:type="page"/>
      </w:r>
    </w:p>
    <w:p w14:paraId="4DCAD729">
      <w:pPr>
        <w:spacing w:line="0" w:lineRule="atLeast"/>
        <w:jc w:val="center"/>
        <w:rPr>
          <w:rFonts w:ascii="Times New Roman" w:hAnsi="Times New Roman" w:eastAsia="宋体" w:cs="Times New Roman"/>
          <w:b/>
          <w:bCs/>
          <w:color w:val="auto"/>
          <w:sz w:val="28"/>
          <w:szCs w:val="28"/>
          <w:highlight w:val="none"/>
        </w:rPr>
      </w:pPr>
      <w:bookmarkStart w:id="1" w:name="_Toc409494270"/>
      <w:bookmarkStart w:id="2" w:name="_Toc409494144"/>
      <w:bookmarkStart w:id="3" w:name="_Toc292787976"/>
      <w:r>
        <w:rPr>
          <w:rFonts w:hint="eastAsia" w:ascii="Times New Roman" w:hAnsi="Times New Roman" w:cs="Times New Roman"/>
          <w:b/>
          <w:bCs/>
          <w:color w:val="auto"/>
          <w:sz w:val="28"/>
          <w:szCs w:val="28"/>
          <w:highlight w:val="none"/>
          <w:lang w:val="en-US" w:eastAsia="zh-CN"/>
        </w:rPr>
        <w:t>Table of contents</w:t>
      </w:r>
      <w:bookmarkEnd w:id="1"/>
      <w:bookmarkEnd w:id="2"/>
      <w:bookmarkEnd w:id="3"/>
    </w:p>
    <w:p w14:paraId="43330731">
      <w:pPr>
        <w:pStyle w:val="18"/>
        <w:tabs>
          <w:tab w:val="right" w:leader="dot" w:pos="9752"/>
          <w:tab w:val="clear" w:pos="447"/>
          <w:tab w:val="clear" w:pos="9072"/>
        </w:tabs>
      </w:pPr>
      <w:r>
        <w:rPr>
          <w:rFonts w:ascii="Times New Roman" w:hAnsi="Times New Roman" w:eastAsia="宋体"/>
          <w:b w:val="0"/>
          <w:color w:val="auto"/>
          <w:sz w:val="24"/>
          <w:szCs w:val="24"/>
          <w:highlight w:val="none"/>
        </w:rPr>
        <w:fldChar w:fldCharType="begin"/>
      </w:r>
      <w:r>
        <w:rPr>
          <w:rFonts w:ascii="Times New Roman" w:hAnsi="Times New Roman" w:eastAsia="宋体"/>
          <w:b w:val="0"/>
          <w:color w:val="auto"/>
          <w:sz w:val="24"/>
          <w:szCs w:val="24"/>
          <w:highlight w:val="none"/>
        </w:rPr>
        <w:instrText xml:space="preserve"> TOC \o "1-3" \h \z \t "</w:instrText>
      </w:r>
      <w:r>
        <w:rPr>
          <w:rFonts w:hint="eastAsia" w:ascii="Times New Roman" w:hAnsi="Times New Roman" w:eastAsia="宋体"/>
          <w:b w:val="0"/>
          <w:color w:val="auto"/>
          <w:sz w:val="24"/>
          <w:szCs w:val="24"/>
          <w:highlight w:val="none"/>
        </w:rPr>
        <w:instrText xml:space="preserve">标题</w:instrText>
      </w:r>
      <w:r>
        <w:rPr>
          <w:rFonts w:ascii="Times New Roman" w:hAnsi="Times New Roman" w:eastAsia="宋体"/>
          <w:b w:val="0"/>
          <w:color w:val="auto"/>
          <w:sz w:val="24"/>
          <w:szCs w:val="24"/>
          <w:highlight w:val="none"/>
        </w:rPr>
        <w:instrText xml:space="preserve">,1" </w:instrText>
      </w:r>
      <w:r>
        <w:rPr>
          <w:rFonts w:ascii="Times New Roman" w:hAnsi="Times New Roman" w:eastAsia="宋体"/>
          <w:b w:val="0"/>
          <w:color w:val="auto"/>
          <w:sz w:val="24"/>
          <w:szCs w:val="24"/>
          <w:highlight w:val="none"/>
        </w:rPr>
        <w:fldChar w:fldCharType="separate"/>
      </w:r>
      <w:r>
        <w:rPr>
          <w:rFonts w:ascii="Times New Roman" w:hAnsi="Times New Roman" w:eastAsia="宋体"/>
          <w:color w:val="auto"/>
          <w:highlight w:val="none"/>
        </w:rPr>
        <w:fldChar w:fldCharType="begin"/>
      </w:r>
      <w:r>
        <w:rPr>
          <w:rFonts w:ascii="Times New Roman" w:hAnsi="Times New Roman" w:eastAsia="宋体"/>
          <w:highlight w:val="none"/>
        </w:rPr>
        <w:instrText xml:space="preserve"> HYPERLINK \l _Toc32587 </w:instrText>
      </w:r>
      <w:r>
        <w:rPr>
          <w:rFonts w:ascii="Times New Roman" w:hAnsi="Times New Roman" w:eastAsia="宋体"/>
          <w:highlight w:val="none"/>
        </w:rPr>
        <w:fldChar w:fldCharType="separate"/>
      </w:r>
      <w:r>
        <w:rPr>
          <w:rFonts w:hint="default" w:ascii="Times New Roman" w:hAnsi="Times New Roman" w:eastAsia="宋体" w:cs="Times New Roman"/>
          <w:szCs w:val="28"/>
        </w:rPr>
        <w:t xml:space="preserve">1 </w:t>
      </w:r>
      <w:r>
        <w:rPr>
          <w:rFonts w:hint="eastAsia" w:ascii="Times New Roman" w:hAnsi="Times New Roman" w:eastAsia="宋体"/>
          <w:highlight w:val="none"/>
          <w:lang w:val="en-US" w:eastAsia="zh-CN"/>
        </w:rPr>
        <w:t>Introduction</w:t>
      </w:r>
      <w:r>
        <w:tab/>
      </w:r>
      <w:r>
        <w:fldChar w:fldCharType="begin"/>
      </w:r>
      <w:r>
        <w:instrText xml:space="preserve"> PAGEREF _Toc32587 \h </w:instrText>
      </w:r>
      <w:r>
        <w:fldChar w:fldCharType="separate"/>
      </w:r>
      <w:r>
        <w:t>3</w:t>
      </w:r>
      <w:r>
        <w:fldChar w:fldCharType="end"/>
      </w:r>
      <w:r>
        <w:rPr>
          <w:rFonts w:ascii="Times New Roman" w:hAnsi="Times New Roman" w:eastAsia="宋体"/>
          <w:color w:val="auto"/>
          <w:highlight w:val="none"/>
        </w:rPr>
        <w:fldChar w:fldCharType="end"/>
      </w:r>
    </w:p>
    <w:p w14:paraId="48594D6A">
      <w:pPr>
        <w:pStyle w:val="19"/>
        <w:tabs>
          <w:tab w:val="right" w:leader="dot" w:pos="9752"/>
          <w:tab w:val="clear" w:pos="1014"/>
          <w:tab w:val="clear" w:pos="9072"/>
        </w:tabs>
      </w:pPr>
      <w:r>
        <w:rPr>
          <w:rFonts w:ascii="Times New Roman" w:hAnsi="Times New Roman" w:eastAsia="宋体"/>
          <w:color w:val="auto"/>
          <w:highlight w:val="none"/>
        </w:rPr>
        <w:fldChar w:fldCharType="begin"/>
      </w:r>
      <w:r>
        <w:rPr>
          <w:rFonts w:ascii="Times New Roman" w:hAnsi="Times New Roman" w:eastAsia="宋体"/>
          <w:highlight w:val="none"/>
        </w:rPr>
        <w:instrText xml:space="preserve"> HYPERLINK \l _Toc14606 </w:instrText>
      </w:r>
      <w:r>
        <w:rPr>
          <w:rFonts w:ascii="Times New Roman" w:hAnsi="Times New Roman" w:eastAsia="宋体"/>
          <w:highlight w:val="none"/>
        </w:rPr>
        <w:fldChar w:fldCharType="separate"/>
      </w:r>
      <w:r>
        <w:rPr>
          <w:rFonts w:hint="default" w:ascii="Times New Roman" w:hAnsi="Times New Roman" w:eastAsia="宋体" w:cs="Times New Roman"/>
          <w:bCs w:val="0"/>
          <w:i w:val="0"/>
          <w:iCs w:val="0"/>
          <w:caps w:val="0"/>
          <w:smallCaps w:val="0"/>
          <w:strike w:val="0"/>
          <w:dstrike w:val="0"/>
          <w:spacing w:val="0"/>
          <w:kern w:val="0"/>
          <w:position w:val="0"/>
          <w:vertAlign w:val="baseline"/>
        </w:rPr>
        <w:t xml:space="preserve">1.1 </w:t>
      </w:r>
      <w:r>
        <w:rPr>
          <w:rFonts w:hint="eastAsia" w:ascii="Times New Roman" w:hAnsi="Times New Roman" w:eastAsia="宋体"/>
          <w:highlight w:val="none"/>
        </w:rPr>
        <w:t>Purpose</w:t>
      </w:r>
      <w:r>
        <w:tab/>
      </w:r>
      <w:r>
        <w:fldChar w:fldCharType="begin"/>
      </w:r>
      <w:r>
        <w:instrText xml:space="preserve"> PAGEREF _Toc14606 \h </w:instrText>
      </w:r>
      <w:r>
        <w:fldChar w:fldCharType="separate"/>
      </w:r>
      <w:r>
        <w:t>3</w:t>
      </w:r>
      <w:r>
        <w:fldChar w:fldCharType="end"/>
      </w:r>
      <w:r>
        <w:rPr>
          <w:rFonts w:ascii="Times New Roman" w:hAnsi="Times New Roman" w:eastAsia="宋体"/>
          <w:color w:val="auto"/>
          <w:highlight w:val="none"/>
        </w:rPr>
        <w:fldChar w:fldCharType="end"/>
      </w:r>
    </w:p>
    <w:p w14:paraId="298CC327">
      <w:pPr>
        <w:pStyle w:val="19"/>
        <w:tabs>
          <w:tab w:val="right" w:leader="dot" w:pos="9752"/>
          <w:tab w:val="clear" w:pos="1014"/>
          <w:tab w:val="clear" w:pos="9072"/>
        </w:tabs>
      </w:pPr>
      <w:r>
        <w:rPr>
          <w:rFonts w:ascii="Times New Roman" w:hAnsi="Times New Roman" w:eastAsia="宋体"/>
          <w:color w:val="auto"/>
          <w:highlight w:val="none"/>
        </w:rPr>
        <w:fldChar w:fldCharType="begin"/>
      </w:r>
      <w:r>
        <w:rPr>
          <w:rFonts w:ascii="Times New Roman" w:hAnsi="Times New Roman" w:eastAsia="宋体"/>
          <w:highlight w:val="none"/>
        </w:rPr>
        <w:instrText xml:space="preserve"> HYPERLINK \l _Toc27152 </w:instrText>
      </w:r>
      <w:r>
        <w:rPr>
          <w:rFonts w:ascii="Times New Roman" w:hAnsi="Times New Roman" w:eastAsia="宋体"/>
          <w:highlight w:val="none"/>
        </w:rPr>
        <w:fldChar w:fldCharType="separate"/>
      </w:r>
      <w:r>
        <w:rPr>
          <w:rFonts w:hint="default" w:ascii="Times New Roman" w:hAnsi="Times New Roman" w:eastAsia="宋体" w:cs="Times New Roman"/>
          <w:bCs w:val="0"/>
          <w:i w:val="0"/>
          <w:iCs w:val="0"/>
          <w:caps w:val="0"/>
          <w:smallCaps w:val="0"/>
          <w:strike w:val="0"/>
          <w:dstrike w:val="0"/>
          <w:spacing w:val="0"/>
          <w:kern w:val="0"/>
          <w:position w:val="0"/>
          <w:vertAlign w:val="baseline"/>
        </w:rPr>
        <w:t xml:space="preserve">1.2 </w:t>
      </w:r>
      <w:r>
        <w:rPr>
          <w:rFonts w:hint="eastAsia" w:ascii="Times New Roman" w:hAnsi="Times New Roman" w:eastAsia="宋体"/>
          <w:highlight w:val="none"/>
        </w:rPr>
        <w:t>Scope</w:t>
      </w:r>
      <w:r>
        <w:tab/>
      </w:r>
      <w:r>
        <w:fldChar w:fldCharType="begin"/>
      </w:r>
      <w:r>
        <w:instrText xml:space="preserve"> PAGEREF _Toc27152 \h </w:instrText>
      </w:r>
      <w:r>
        <w:fldChar w:fldCharType="separate"/>
      </w:r>
      <w:r>
        <w:t>3</w:t>
      </w:r>
      <w:r>
        <w:fldChar w:fldCharType="end"/>
      </w:r>
      <w:r>
        <w:rPr>
          <w:rFonts w:ascii="Times New Roman" w:hAnsi="Times New Roman" w:eastAsia="宋体"/>
          <w:color w:val="auto"/>
          <w:highlight w:val="none"/>
        </w:rPr>
        <w:fldChar w:fldCharType="end"/>
      </w:r>
    </w:p>
    <w:p w14:paraId="1911683E">
      <w:pPr>
        <w:pStyle w:val="19"/>
        <w:tabs>
          <w:tab w:val="right" w:leader="dot" w:pos="9752"/>
          <w:tab w:val="clear" w:pos="1014"/>
          <w:tab w:val="clear" w:pos="9072"/>
        </w:tabs>
      </w:pPr>
      <w:r>
        <w:rPr>
          <w:rFonts w:ascii="Times New Roman" w:hAnsi="Times New Roman" w:eastAsia="宋体"/>
          <w:color w:val="auto"/>
          <w:highlight w:val="none"/>
        </w:rPr>
        <w:fldChar w:fldCharType="begin"/>
      </w:r>
      <w:r>
        <w:rPr>
          <w:rFonts w:ascii="Times New Roman" w:hAnsi="Times New Roman" w:eastAsia="宋体"/>
          <w:highlight w:val="none"/>
        </w:rPr>
        <w:instrText xml:space="preserve"> HYPERLINK \l _Toc14940 </w:instrText>
      </w:r>
      <w:r>
        <w:rPr>
          <w:rFonts w:ascii="Times New Roman" w:hAnsi="Times New Roman" w:eastAsia="宋体"/>
          <w:highlight w:val="none"/>
        </w:rPr>
        <w:fldChar w:fldCharType="separate"/>
      </w:r>
      <w:r>
        <w:rPr>
          <w:rFonts w:hint="default" w:ascii="Times New Roman" w:hAnsi="Times New Roman" w:eastAsia="宋体" w:cs="Times New Roman"/>
          <w:bCs w:val="0"/>
          <w:i w:val="0"/>
          <w:iCs w:val="0"/>
          <w:caps w:val="0"/>
          <w:smallCaps w:val="0"/>
          <w:strike w:val="0"/>
          <w:dstrike w:val="0"/>
          <w:spacing w:val="0"/>
          <w:kern w:val="0"/>
          <w:position w:val="0"/>
          <w:vertAlign w:val="baseline"/>
        </w:rPr>
        <w:t xml:space="preserve">1.3 </w:t>
      </w:r>
      <w:r>
        <w:rPr>
          <w:rFonts w:hint="eastAsia" w:ascii="Times New Roman" w:hAnsi="Times New Roman" w:eastAsia="宋体"/>
          <w:highlight w:val="none"/>
        </w:rPr>
        <w:t>Definitions and abbreviations</w:t>
      </w:r>
      <w:r>
        <w:tab/>
      </w:r>
      <w:r>
        <w:fldChar w:fldCharType="begin"/>
      </w:r>
      <w:r>
        <w:instrText xml:space="preserve"> PAGEREF _Toc14940 \h </w:instrText>
      </w:r>
      <w:r>
        <w:fldChar w:fldCharType="separate"/>
      </w:r>
      <w:r>
        <w:t>3</w:t>
      </w:r>
      <w:r>
        <w:fldChar w:fldCharType="end"/>
      </w:r>
      <w:r>
        <w:rPr>
          <w:rFonts w:ascii="Times New Roman" w:hAnsi="Times New Roman" w:eastAsia="宋体"/>
          <w:color w:val="auto"/>
          <w:highlight w:val="none"/>
        </w:rPr>
        <w:fldChar w:fldCharType="end"/>
      </w:r>
    </w:p>
    <w:p w14:paraId="077507F0">
      <w:pPr>
        <w:pStyle w:val="19"/>
        <w:tabs>
          <w:tab w:val="right" w:leader="dot" w:pos="9752"/>
          <w:tab w:val="clear" w:pos="1014"/>
          <w:tab w:val="clear" w:pos="9072"/>
        </w:tabs>
      </w:pPr>
      <w:r>
        <w:rPr>
          <w:rFonts w:ascii="Times New Roman" w:hAnsi="Times New Roman" w:eastAsia="宋体"/>
          <w:color w:val="auto"/>
          <w:highlight w:val="none"/>
        </w:rPr>
        <w:fldChar w:fldCharType="begin"/>
      </w:r>
      <w:r>
        <w:rPr>
          <w:rFonts w:ascii="Times New Roman" w:hAnsi="Times New Roman" w:eastAsia="宋体"/>
          <w:highlight w:val="none"/>
        </w:rPr>
        <w:instrText xml:space="preserve"> HYPERLINK \l _Toc25839 </w:instrText>
      </w:r>
      <w:r>
        <w:rPr>
          <w:rFonts w:ascii="Times New Roman" w:hAnsi="Times New Roman" w:eastAsia="宋体"/>
          <w:highlight w:val="none"/>
        </w:rPr>
        <w:fldChar w:fldCharType="separate"/>
      </w:r>
      <w:r>
        <w:rPr>
          <w:rFonts w:hint="default" w:ascii="Times New Roman" w:hAnsi="Times New Roman" w:eastAsia="宋体" w:cs="Times New Roman"/>
          <w:bCs w:val="0"/>
          <w:i w:val="0"/>
          <w:iCs w:val="0"/>
          <w:caps w:val="0"/>
          <w:smallCaps w:val="0"/>
          <w:strike w:val="0"/>
          <w:dstrike w:val="0"/>
          <w:spacing w:val="0"/>
          <w:kern w:val="0"/>
          <w:position w:val="0"/>
          <w:vertAlign w:val="baseline"/>
        </w:rPr>
        <w:t xml:space="preserve">1.4 </w:t>
      </w:r>
      <w:r>
        <w:rPr>
          <w:rFonts w:hint="eastAsia" w:ascii="Times New Roman" w:hAnsi="Times New Roman" w:eastAsia="宋体"/>
          <w:highlight w:val="none"/>
        </w:rPr>
        <w:t>References</w:t>
      </w:r>
      <w:r>
        <w:tab/>
      </w:r>
      <w:r>
        <w:fldChar w:fldCharType="begin"/>
      </w:r>
      <w:r>
        <w:instrText xml:space="preserve"> PAGEREF _Toc25839 \h </w:instrText>
      </w:r>
      <w:r>
        <w:fldChar w:fldCharType="separate"/>
      </w:r>
      <w:r>
        <w:t>3</w:t>
      </w:r>
      <w:r>
        <w:fldChar w:fldCharType="end"/>
      </w:r>
      <w:r>
        <w:rPr>
          <w:rFonts w:ascii="Times New Roman" w:hAnsi="Times New Roman" w:eastAsia="宋体"/>
          <w:color w:val="auto"/>
          <w:highlight w:val="none"/>
        </w:rPr>
        <w:fldChar w:fldCharType="end"/>
      </w:r>
    </w:p>
    <w:p w14:paraId="32A38E5D">
      <w:pPr>
        <w:pStyle w:val="18"/>
        <w:tabs>
          <w:tab w:val="right" w:leader="dot" w:pos="9752"/>
          <w:tab w:val="clear" w:pos="447"/>
          <w:tab w:val="clear" w:pos="9072"/>
        </w:tabs>
      </w:pPr>
      <w:r>
        <w:rPr>
          <w:rFonts w:ascii="Times New Roman" w:hAnsi="Times New Roman" w:eastAsia="宋体"/>
          <w:color w:val="auto"/>
          <w:highlight w:val="none"/>
        </w:rPr>
        <w:fldChar w:fldCharType="begin"/>
      </w:r>
      <w:r>
        <w:rPr>
          <w:rFonts w:ascii="Times New Roman" w:hAnsi="Times New Roman" w:eastAsia="宋体"/>
          <w:highlight w:val="none"/>
        </w:rPr>
        <w:instrText xml:space="preserve"> HYPERLINK \l _Toc637 </w:instrText>
      </w:r>
      <w:r>
        <w:rPr>
          <w:rFonts w:ascii="Times New Roman" w:hAnsi="Times New Roman" w:eastAsia="宋体"/>
          <w:highlight w:val="none"/>
        </w:rPr>
        <w:fldChar w:fldCharType="separate"/>
      </w:r>
      <w:r>
        <w:rPr>
          <w:rFonts w:hint="default" w:ascii="Times New Roman" w:hAnsi="Times New Roman" w:eastAsia="宋体" w:cs="Times New Roman"/>
          <w:szCs w:val="28"/>
        </w:rPr>
        <w:t xml:space="preserve">2 </w:t>
      </w:r>
      <w:r>
        <w:rPr>
          <w:rFonts w:hint="eastAsia" w:ascii="Times New Roman" w:hAnsi="Times New Roman" w:eastAsia="宋体"/>
          <w:highlight w:val="none"/>
        </w:rPr>
        <w:t>Product overview</w:t>
      </w:r>
      <w:r>
        <w:tab/>
      </w:r>
      <w:r>
        <w:fldChar w:fldCharType="begin"/>
      </w:r>
      <w:r>
        <w:instrText xml:space="preserve"> PAGEREF _Toc637 \h </w:instrText>
      </w:r>
      <w:r>
        <w:fldChar w:fldCharType="separate"/>
      </w:r>
      <w:r>
        <w:t>4</w:t>
      </w:r>
      <w:r>
        <w:fldChar w:fldCharType="end"/>
      </w:r>
      <w:r>
        <w:rPr>
          <w:rFonts w:ascii="Times New Roman" w:hAnsi="Times New Roman" w:eastAsia="宋体"/>
          <w:color w:val="auto"/>
          <w:highlight w:val="none"/>
        </w:rPr>
        <w:fldChar w:fldCharType="end"/>
      </w:r>
    </w:p>
    <w:p w14:paraId="3345886E">
      <w:pPr>
        <w:pStyle w:val="19"/>
        <w:tabs>
          <w:tab w:val="right" w:leader="dot" w:pos="9752"/>
          <w:tab w:val="clear" w:pos="1014"/>
          <w:tab w:val="clear" w:pos="9072"/>
        </w:tabs>
      </w:pPr>
      <w:r>
        <w:rPr>
          <w:rFonts w:ascii="Times New Roman" w:hAnsi="Times New Roman" w:eastAsia="宋体"/>
          <w:color w:val="auto"/>
          <w:highlight w:val="none"/>
        </w:rPr>
        <w:fldChar w:fldCharType="begin"/>
      </w:r>
      <w:r>
        <w:rPr>
          <w:rFonts w:ascii="Times New Roman" w:hAnsi="Times New Roman" w:eastAsia="宋体"/>
          <w:highlight w:val="none"/>
        </w:rPr>
        <w:instrText xml:space="preserve"> HYPERLINK \l _Toc17134 </w:instrText>
      </w:r>
      <w:r>
        <w:rPr>
          <w:rFonts w:ascii="Times New Roman" w:hAnsi="Times New Roman" w:eastAsia="宋体"/>
          <w:highlight w:val="none"/>
        </w:rPr>
        <w:fldChar w:fldCharType="separate"/>
      </w:r>
      <w:r>
        <w:rPr>
          <w:rFonts w:hint="default" w:ascii="Times New Roman" w:hAnsi="Times New Roman" w:eastAsia="宋体" w:cs="Times New Roman"/>
          <w:bCs w:val="0"/>
          <w:i w:val="0"/>
          <w:iCs w:val="0"/>
          <w:caps w:val="0"/>
          <w:smallCaps w:val="0"/>
          <w:strike w:val="0"/>
          <w:dstrike w:val="0"/>
          <w:spacing w:val="0"/>
          <w:kern w:val="0"/>
          <w:position w:val="0"/>
          <w:vertAlign w:val="baseline"/>
        </w:rPr>
        <w:t xml:space="preserve">2.1 </w:t>
      </w:r>
      <w:r>
        <w:rPr>
          <w:rFonts w:hint="eastAsia" w:ascii="Times New Roman" w:hAnsi="Times New Roman" w:eastAsia="宋体"/>
          <w:highlight w:val="none"/>
        </w:rPr>
        <w:t>Scope of application/intended purpose</w:t>
      </w:r>
      <w:r>
        <w:tab/>
      </w:r>
      <w:r>
        <w:fldChar w:fldCharType="begin"/>
      </w:r>
      <w:r>
        <w:instrText xml:space="preserve"> PAGEREF _Toc17134 \h </w:instrText>
      </w:r>
      <w:r>
        <w:fldChar w:fldCharType="separate"/>
      </w:r>
      <w:r>
        <w:t>4</w:t>
      </w:r>
      <w:r>
        <w:fldChar w:fldCharType="end"/>
      </w:r>
      <w:r>
        <w:rPr>
          <w:rFonts w:ascii="Times New Roman" w:hAnsi="Times New Roman" w:eastAsia="宋体"/>
          <w:color w:val="auto"/>
          <w:highlight w:val="none"/>
        </w:rPr>
        <w:fldChar w:fldCharType="end"/>
      </w:r>
    </w:p>
    <w:p w14:paraId="2637EBBD">
      <w:pPr>
        <w:pStyle w:val="19"/>
        <w:tabs>
          <w:tab w:val="right" w:leader="dot" w:pos="9752"/>
          <w:tab w:val="clear" w:pos="1014"/>
          <w:tab w:val="clear" w:pos="9072"/>
        </w:tabs>
      </w:pPr>
      <w:r>
        <w:rPr>
          <w:rFonts w:ascii="Times New Roman" w:hAnsi="Times New Roman" w:eastAsia="宋体"/>
          <w:color w:val="auto"/>
          <w:highlight w:val="none"/>
        </w:rPr>
        <w:fldChar w:fldCharType="begin"/>
      </w:r>
      <w:r>
        <w:rPr>
          <w:rFonts w:ascii="Times New Roman" w:hAnsi="Times New Roman" w:eastAsia="宋体"/>
          <w:highlight w:val="none"/>
        </w:rPr>
        <w:instrText xml:space="preserve"> HYPERLINK \l _Toc9086 </w:instrText>
      </w:r>
      <w:r>
        <w:rPr>
          <w:rFonts w:ascii="Times New Roman" w:hAnsi="Times New Roman" w:eastAsia="宋体"/>
          <w:highlight w:val="none"/>
        </w:rPr>
        <w:fldChar w:fldCharType="separate"/>
      </w:r>
      <w:r>
        <w:rPr>
          <w:rFonts w:hint="default" w:ascii="Times New Roman" w:hAnsi="Times New Roman" w:eastAsia="宋体" w:cs="Times New Roman"/>
          <w:bCs w:val="0"/>
          <w:i w:val="0"/>
          <w:iCs w:val="0"/>
          <w:caps w:val="0"/>
          <w:smallCaps w:val="0"/>
          <w:strike w:val="0"/>
          <w:dstrike w:val="0"/>
          <w:spacing w:val="0"/>
          <w:kern w:val="0"/>
          <w:position w:val="0"/>
          <w:vertAlign w:val="baseline"/>
        </w:rPr>
        <w:t xml:space="preserve">2.2 </w:t>
      </w:r>
      <w:r>
        <w:rPr>
          <w:rFonts w:hint="eastAsia" w:ascii="Times New Roman" w:hAnsi="Times New Roman" w:eastAsia="宋体"/>
          <w:highlight w:val="none"/>
        </w:rPr>
        <w:t>Use scenario</w:t>
      </w:r>
      <w:r>
        <w:tab/>
      </w:r>
      <w:r>
        <w:fldChar w:fldCharType="begin"/>
      </w:r>
      <w:r>
        <w:instrText xml:space="preserve"> PAGEREF _Toc9086 \h </w:instrText>
      </w:r>
      <w:r>
        <w:fldChar w:fldCharType="separate"/>
      </w:r>
      <w:r>
        <w:t>4</w:t>
      </w:r>
      <w:r>
        <w:fldChar w:fldCharType="end"/>
      </w:r>
      <w:r>
        <w:rPr>
          <w:rFonts w:ascii="Times New Roman" w:hAnsi="Times New Roman" w:eastAsia="宋体"/>
          <w:color w:val="auto"/>
          <w:highlight w:val="none"/>
        </w:rPr>
        <w:fldChar w:fldCharType="end"/>
      </w:r>
    </w:p>
    <w:p w14:paraId="1E985C8D">
      <w:pPr>
        <w:pStyle w:val="19"/>
        <w:tabs>
          <w:tab w:val="right" w:leader="dot" w:pos="9752"/>
          <w:tab w:val="clear" w:pos="1014"/>
          <w:tab w:val="clear" w:pos="9072"/>
        </w:tabs>
      </w:pPr>
      <w:r>
        <w:rPr>
          <w:rFonts w:ascii="Times New Roman" w:hAnsi="Times New Roman" w:eastAsia="宋体"/>
          <w:color w:val="auto"/>
          <w:highlight w:val="none"/>
        </w:rPr>
        <w:fldChar w:fldCharType="begin"/>
      </w:r>
      <w:r>
        <w:rPr>
          <w:rFonts w:ascii="Times New Roman" w:hAnsi="Times New Roman" w:eastAsia="宋体"/>
          <w:highlight w:val="none"/>
        </w:rPr>
        <w:instrText xml:space="preserve"> HYPERLINK \l _Toc5267 </w:instrText>
      </w:r>
      <w:r>
        <w:rPr>
          <w:rFonts w:ascii="Times New Roman" w:hAnsi="Times New Roman" w:eastAsia="宋体"/>
          <w:highlight w:val="none"/>
        </w:rPr>
        <w:fldChar w:fldCharType="separate"/>
      </w:r>
      <w:r>
        <w:rPr>
          <w:rFonts w:hint="default" w:ascii="Times New Roman" w:hAnsi="Times New Roman" w:eastAsia="宋体" w:cs="Times New Roman"/>
          <w:bCs w:val="0"/>
          <w:i w:val="0"/>
          <w:iCs w:val="0"/>
          <w:caps w:val="0"/>
          <w:smallCaps w:val="0"/>
          <w:strike w:val="0"/>
          <w:dstrike w:val="0"/>
          <w:spacing w:val="0"/>
          <w:kern w:val="0"/>
          <w:position w:val="0"/>
          <w:vertAlign w:val="baseline"/>
        </w:rPr>
        <w:t xml:space="preserve">2.3 </w:t>
      </w:r>
      <w:r>
        <w:rPr>
          <w:rFonts w:hint="eastAsia" w:ascii="Times New Roman" w:hAnsi="Times New Roman" w:eastAsia="宋体"/>
          <w:highlight w:val="none"/>
        </w:rPr>
        <w:t>Restrictions on clinical use</w:t>
      </w:r>
      <w:r>
        <w:tab/>
      </w:r>
      <w:r>
        <w:fldChar w:fldCharType="begin"/>
      </w:r>
      <w:r>
        <w:instrText xml:space="preserve"> PAGEREF _Toc5267 \h </w:instrText>
      </w:r>
      <w:r>
        <w:fldChar w:fldCharType="separate"/>
      </w:r>
      <w:r>
        <w:t>4</w:t>
      </w:r>
      <w:r>
        <w:fldChar w:fldCharType="end"/>
      </w:r>
      <w:r>
        <w:rPr>
          <w:rFonts w:ascii="Times New Roman" w:hAnsi="Times New Roman" w:eastAsia="宋体"/>
          <w:color w:val="auto"/>
          <w:highlight w:val="none"/>
        </w:rPr>
        <w:fldChar w:fldCharType="end"/>
      </w:r>
    </w:p>
    <w:p w14:paraId="5C9539D8">
      <w:pPr>
        <w:pStyle w:val="14"/>
        <w:tabs>
          <w:tab w:val="right" w:leader="dot" w:pos="9752"/>
        </w:tabs>
      </w:pPr>
      <w:r>
        <w:rPr>
          <w:rFonts w:ascii="Times New Roman" w:hAnsi="Times New Roman" w:eastAsia="宋体"/>
          <w:color w:val="auto"/>
          <w:highlight w:val="none"/>
        </w:rPr>
        <w:fldChar w:fldCharType="begin"/>
      </w:r>
      <w:r>
        <w:rPr>
          <w:rFonts w:ascii="Times New Roman" w:hAnsi="Times New Roman" w:eastAsia="宋体"/>
          <w:highlight w:val="none"/>
        </w:rPr>
        <w:instrText xml:space="preserve"> HYPERLINK \l _Toc24498 </w:instrText>
      </w:r>
      <w:r>
        <w:rPr>
          <w:rFonts w:ascii="Times New Roman" w:hAnsi="Times New Roman" w:eastAsia="宋体"/>
          <w:highlight w:val="none"/>
        </w:rPr>
        <w:fldChar w:fldCharType="separate"/>
      </w:r>
      <w:r>
        <w:rPr>
          <w:rFonts w:ascii="宋体" w:hAnsi="宋体" w:eastAsia="宋体" w:cs="Times New Roman"/>
          <w:bCs w:val="0"/>
          <w:i w:val="0"/>
          <w:iCs w:val="0"/>
          <w:caps w:val="0"/>
          <w:smallCaps w:val="0"/>
          <w:strike w:val="0"/>
          <w:dstrike w:val="0"/>
          <w:spacing w:val="0"/>
          <w:kern w:val="0"/>
          <w:position w:val="0"/>
          <w:vertAlign w:val="baseline"/>
        </w:rPr>
        <w:t xml:space="preserve">2.3.1 </w:t>
      </w:r>
      <w:r>
        <w:rPr>
          <w:rFonts w:hint="eastAsia" w:ascii="Times New Roman" w:hAnsi="Times New Roman" w:eastAsia="宋体"/>
          <w:highlight w:val="none"/>
        </w:rPr>
        <w:t>User restrictions</w:t>
      </w:r>
      <w:r>
        <w:tab/>
      </w:r>
      <w:r>
        <w:fldChar w:fldCharType="begin"/>
      </w:r>
      <w:r>
        <w:instrText xml:space="preserve"> PAGEREF _Toc24498 \h </w:instrText>
      </w:r>
      <w:r>
        <w:fldChar w:fldCharType="separate"/>
      </w:r>
      <w:r>
        <w:t>4</w:t>
      </w:r>
      <w:r>
        <w:fldChar w:fldCharType="end"/>
      </w:r>
      <w:r>
        <w:rPr>
          <w:rFonts w:ascii="Times New Roman" w:hAnsi="Times New Roman" w:eastAsia="宋体"/>
          <w:color w:val="auto"/>
          <w:highlight w:val="none"/>
        </w:rPr>
        <w:fldChar w:fldCharType="end"/>
      </w:r>
    </w:p>
    <w:p w14:paraId="30A6B57E">
      <w:pPr>
        <w:pStyle w:val="14"/>
        <w:tabs>
          <w:tab w:val="right" w:leader="dot" w:pos="9752"/>
        </w:tabs>
      </w:pPr>
      <w:r>
        <w:rPr>
          <w:rFonts w:ascii="Times New Roman" w:hAnsi="Times New Roman" w:eastAsia="宋体"/>
          <w:color w:val="auto"/>
          <w:highlight w:val="none"/>
        </w:rPr>
        <w:fldChar w:fldCharType="begin"/>
      </w:r>
      <w:r>
        <w:rPr>
          <w:rFonts w:ascii="Times New Roman" w:hAnsi="Times New Roman" w:eastAsia="宋体"/>
          <w:highlight w:val="none"/>
        </w:rPr>
        <w:instrText xml:space="preserve"> HYPERLINK \l _Toc24363 </w:instrText>
      </w:r>
      <w:r>
        <w:rPr>
          <w:rFonts w:ascii="Times New Roman" w:hAnsi="Times New Roman" w:eastAsia="宋体"/>
          <w:highlight w:val="none"/>
        </w:rPr>
        <w:fldChar w:fldCharType="separate"/>
      </w:r>
      <w:r>
        <w:rPr>
          <w:rFonts w:ascii="宋体" w:hAnsi="宋体" w:eastAsia="宋体" w:cs="Times New Roman"/>
          <w:bCs w:val="0"/>
          <w:i w:val="0"/>
          <w:iCs w:val="0"/>
          <w:caps w:val="0"/>
          <w:smallCaps w:val="0"/>
          <w:strike w:val="0"/>
          <w:dstrike w:val="0"/>
          <w:spacing w:val="0"/>
          <w:kern w:val="0"/>
          <w:position w:val="0"/>
          <w:vertAlign w:val="baseline"/>
        </w:rPr>
        <w:t xml:space="preserve">2.3.2 </w:t>
      </w:r>
      <w:r>
        <w:rPr>
          <w:rFonts w:hint="eastAsia" w:ascii="Times New Roman" w:hAnsi="Times New Roman" w:eastAsia="宋体"/>
          <w:highlight w:val="none"/>
        </w:rPr>
        <w:t>Product restriction</w:t>
      </w:r>
      <w:r>
        <w:tab/>
      </w:r>
      <w:r>
        <w:fldChar w:fldCharType="begin"/>
      </w:r>
      <w:r>
        <w:instrText xml:space="preserve"> PAGEREF _Toc24363 \h </w:instrText>
      </w:r>
      <w:r>
        <w:fldChar w:fldCharType="separate"/>
      </w:r>
      <w:r>
        <w:t>4</w:t>
      </w:r>
      <w:r>
        <w:fldChar w:fldCharType="end"/>
      </w:r>
      <w:r>
        <w:rPr>
          <w:rFonts w:ascii="Times New Roman" w:hAnsi="Times New Roman" w:eastAsia="宋体"/>
          <w:color w:val="auto"/>
          <w:highlight w:val="none"/>
        </w:rPr>
        <w:fldChar w:fldCharType="end"/>
      </w:r>
    </w:p>
    <w:p w14:paraId="7956C147">
      <w:pPr>
        <w:pStyle w:val="19"/>
        <w:tabs>
          <w:tab w:val="right" w:leader="dot" w:pos="9752"/>
          <w:tab w:val="clear" w:pos="1014"/>
          <w:tab w:val="clear" w:pos="9072"/>
        </w:tabs>
      </w:pPr>
      <w:r>
        <w:rPr>
          <w:rFonts w:ascii="Times New Roman" w:hAnsi="Times New Roman" w:eastAsia="宋体"/>
          <w:color w:val="auto"/>
          <w:highlight w:val="none"/>
        </w:rPr>
        <w:fldChar w:fldCharType="begin"/>
      </w:r>
      <w:r>
        <w:rPr>
          <w:rFonts w:ascii="Times New Roman" w:hAnsi="Times New Roman" w:eastAsia="宋体"/>
          <w:highlight w:val="none"/>
        </w:rPr>
        <w:instrText xml:space="preserve"> HYPERLINK \l _Toc19056 </w:instrText>
      </w:r>
      <w:r>
        <w:rPr>
          <w:rFonts w:ascii="Times New Roman" w:hAnsi="Times New Roman" w:eastAsia="宋体"/>
          <w:highlight w:val="none"/>
        </w:rPr>
        <w:fldChar w:fldCharType="separate"/>
      </w:r>
      <w:r>
        <w:rPr>
          <w:rFonts w:hint="default" w:ascii="Times New Roman" w:hAnsi="Times New Roman" w:eastAsia="宋体" w:cs="Times New Roman"/>
          <w:bCs w:val="0"/>
          <w:i w:val="0"/>
          <w:iCs w:val="0"/>
          <w:caps w:val="0"/>
          <w:smallCaps w:val="0"/>
          <w:strike w:val="0"/>
          <w:dstrike w:val="0"/>
          <w:spacing w:val="0"/>
          <w:kern w:val="0"/>
          <w:position w:val="0"/>
          <w:vertAlign w:val="baseline"/>
        </w:rPr>
        <w:t xml:space="preserve">2.4 </w:t>
      </w:r>
      <w:r>
        <w:rPr>
          <w:rFonts w:hint="eastAsia" w:ascii="Times New Roman" w:hAnsi="Times New Roman" w:eastAsia="宋体"/>
          <w:highlight w:val="none"/>
        </w:rPr>
        <w:t>Operating environment</w:t>
      </w:r>
      <w:r>
        <w:tab/>
      </w:r>
      <w:r>
        <w:fldChar w:fldCharType="begin"/>
      </w:r>
      <w:r>
        <w:instrText xml:space="preserve"> PAGEREF _Toc19056 \h </w:instrText>
      </w:r>
      <w:r>
        <w:fldChar w:fldCharType="separate"/>
      </w:r>
      <w:r>
        <w:t>4</w:t>
      </w:r>
      <w:r>
        <w:fldChar w:fldCharType="end"/>
      </w:r>
      <w:r>
        <w:rPr>
          <w:rFonts w:ascii="Times New Roman" w:hAnsi="Times New Roman" w:eastAsia="宋体"/>
          <w:color w:val="auto"/>
          <w:highlight w:val="none"/>
        </w:rPr>
        <w:fldChar w:fldCharType="end"/>
      </w:r>
    </w:p>
    <w:p w14:paraId="45D3ED54">
      <w:pPr>
        <w:pStyle w:val="19"/>
        <w:tabs>
          <w:tab w:val="right" w:leader="dot" w:pos="9752"/>
          <w:tab w:val="clear" w:pos="1014"/>
          <w:tab w:val="clear" w:pos="9072"/>
        </w:tabs>
      </w:pPr>
      <w:r>
        <w:rPr>
          <w:rFonts w:ascii="Times New Roman" w:hAnsi="Times New Roman" w:eastAsia="宋体"/>
          <w:color w:val="auto"/>
          <w:highlight w:val="none"/>
        </w:rPr>
        <w:fldChar w:fldCharType="begin"/>
      </w:r>
      <w:r>
        <w:rPr>
          <w:rFonts w:ascii="Times New Roman" w:hAnsi="Times New Roman" w:eastAsia="宋体"/>
          <w:highlight w:val="none"/>
        </w:rPr>
        <w:instrText xml:space="preserve"> HYPERLINK \l _Toc26369 </w:instrText>
      </w:r>
      <w:r>
        <w:rPr>
          <w:rFonts w:ascii="Times New Roman" w:hAnsi="Times New Roman" w:eastAsia="宋体"/>
          <w:highlight w:val="none"/>
        </w:rPr>
        <w:fldChar w:fldCharType="separate"/>
      </w:r>
      <w:r>
        <w:rPr>
          <w:rFonts w:hint="default" w:ascii="Times New Roman" w:hAnsi="Times New Roman" w:eastAsia="宋体" w:cs="Times New Roman"/>
          <w:bCs w:val="0"/>
          <w:i w:val="0"/>
          <w:iCs w:val="0"/>
          <w:caps w:val="0"/>
          <w:smallCaps w:val="0"/>
          <w:strike w:val="0"/>
          <w:dstrike w:val="0"/>
          <w:spacing w:val="0"/>
          <w:kern w:val="0"/>
          <w:position w:val="0"/>
          <w:vertAlign w:val="baseline"/>
        </w:rPr>
        <w:t xml:space="preserve">2.5 </w:t>
      </w:r>
      <w:r>
        <w:rPr>
          <w:rFonts w:hint="eastAsia" w:ascii="Times New Roman" w:hAnsi="Times New Roman" w:eastAsia="宋体"/>
          <w:highlight w:val="none"/>
        </w:rPr>
        <w:t>Necessary hardware and software</w:t>
      </w:r>
      <w:r>
        <w:tab/>
      </w:r>
      <w:r>
        <w:fldChar w:fldCharType="begin"/>
      </w:r>
      <w:r>
        <w:instrText xml:space="preserve"> PAGEREF _Toc26369 \h </w:instrText>
      </w:r>
      <w:r>
        <w:fldChar w:fldCharType="separate"/>
      </w:r>
      <w:r>
        <w:t>6</w:t>
      </w:r>
      <w:r>
        <w:fldChar w:fldCharType="end"/>
      </w:r>
      <w:r>
        <w:rPr>
          <w:rFonts w:ascii="Times New Roman" w:hAnsi="Times New Roman" w:eastAsia="宋体"/>
          <w:color w:val="auto"/>
          <w:highlight w:val="none"/>
        </w:rPr>
        <w:fldChar w:fldCharType="end"/>
      </w:r>
    </w:p>
    <w:p w14:paraId="0C245C97">
      <w:pPr>
        <w:pStyle w:val="19"/>
        <w:tabs>
          <w:tab w:val="right" w:leader="dot" w:pos="9752"/>
          <w:tab w:val="clear" w:pos="1014"/>
          <w:tab w:val="clear" w:pos="9072"/>
        </w:tabs>
      </w:pPr>
      <w:r>
        <w:rPr>
          <w:rFonts w:ascii="Times New Roman" w:hAnsi="Times New Roman" w:eastAsia="宋体"/>
          <w:color w:val="auto"/>
          <w:highlight w:val="none"/>
        </w:rPr>
        <w:fldChar w:fldCharType="begin"/>
      </w:r>
      <w:r>
        <w:rPr>
          <w:rFonts w:ascii="Times New Roman" w:hAnsi="Times New Roman" w:eastAsia="宋体"/>
          <w:highlight w:val="none"/>
        </w:rPr>
        <w:instrText xml:space="preserve"> HYPERLINK \l _Toc25567 </w:instrText>
      </w:r>
      <w:r>
        <w:rPr>
          <w:rFonts w:ascii="Times New Roman" w:hAnsi="Times New Roman" w:eastAsia="宋体"/>
          <w:highlight w:val="none"/>
        </w:rPr>
        <w:fldChar w:fldCharType="separate"/>
      </w:r>
      <w:r>
        <w:rPr>
          <w:rFonts w:hint="default" w:ascii="Times New Roman" w:hAnsi="Times New Roman" w:eastAsia="宋体" w:cs="Times New Roman"/>
          <w:bCs w:val="0"/>
          <w:i w:val="0"/>
          <w:iCs w:val="0"/>
          <w:caps w:val="0"/>
          <w:smallCaps w:val="0"/>
          <w:strike w:val="0"/>
          <w:dstrike w:val="0"/>
          <w:spacing w:val="0"/>
          <w:kern w:val="0"/>
          <w:position w:val="0"/>
          <w:vertAlign w:val="baseline"/>
        </w:rPr>
        <w:t xml:space="preserve">2.6 </w:t>
      </w:r>
      <w:r>
        <w:rPr>
          <w:rFonts w:hint="eastAsia" w:ascii="Times New Roman" w:hAnsi="Times New Roman" w:eastAsia="宋体"/>
          <w:highlight w:val="none"/>
        </w:rPr>
        <w:t>Logical structure</w:t>
      </w:r>
      <w:r>
        <w:tab/>
      </w:r>
      <w:r>
        <w:fldChar w:fldCharType="begin"/>
      </w:r>
      <w:r>
        <w:instrText xml:space="preserve"> PAGEREF _Toc25567 \h </w:instrText>
      </w:r>
      <w:r>
        <w:fldChar w:fldCharType="separate"/>
      </w:r>
      <w:r>
        <w:t>6</w:t>
      </w:r>
      <w:r>
        <w:fldChar w:fldCharType="end"/>
      </w:r>
      <w:r>
        <w:rPr>
          <w:rFonts w:ascii="Times New Roman" w:hAnsi="Times New Roman" w:eastAsia="宋体"/>
          <w:color w:val="auto"/>
          <w:highlight w:val="none"/>
        </w:rPr>
        <w:fldChar w:fldCharType="end"/>
      </w:r>
    </w:p>
    <w:p w14:paraId="17DB3AD9">
      <w:pPr>
        <w:pStyle w:val="19"/>
        <w:tabs>
          <w:tab w:val="right" w:leader="dot" w:pos="9752"/>
          <w:tab w:val="clear" w:pos="1014"/>
          <w:tab w:val="clear" w:pos="9072"/>
        </w:tabs>
      </w:pPr>
      <w:r>
        <w:rPr>
          <w:rFonts w:ascii="Times New Roman" w:hAnsi="Times New Roman" w:eastAsia="宋体"/>
          <w:color w:val="auto"/>
          <w:highlight w:val="none"/>
        </w:rPr>
        <w:fldChar w:fldCharType="begin"/>
      </w:r>
      <w:r>
        <w:rPr>
          <w:rFonts w:ascii="Times New Roman" w:hAnsi="Times New Roman" w:eastAsia="宋体"/>
          <w:highlight w:val="none"/>
        </w:rPr>
        <w:instrText xml:space="preserve"> HYPERLINK \l _Toc27779 </w:instrText>
      </w:r>
      <w:r>
        <w:rPr>
          <w:rFonts w:ascii="Times New Roman" w:hAnsi="Times New Roman" w:eastAsia="宋体"/>
          <w:highlight w:val="none"/>
        </w:rPr>
        <w:fldChar w:fldCharType="separate"/>
      </w:r>
      <w:r>
        <w:rPr>
          <w:rFonts w:hint="default" w:ascii="Times New Roman" w:hAnsi="Times New Roman" w:eastAsia="宋体" w:cs="Times New Roman"/>
          <w:bCs w:val="0"/>
          <w:i w:val="0"/>
          <w:iCs w:val="0"/>
          <w:caps w:val="0"/>
          <w:smallCaps w:val="0"/>
          <w:strike w:val="0"/>
          <w:dstrike w:val="0"/>
          <w:spacing w:val="0"/>
          <w:kern w:val="0"/>
          <w:position w:val="0"/>
          <w:vertAlign w:val="baseline"/>
        </w:rPr>
        <w:t xml:space="preserve">2.7 </w:t>
      </w:r>
      <w:r>
        <w:rPr>
          <w:rFonts w:hint="eastAsia" w:ascii="Times New Roman" w:hAnsi="Times New Roman" w:eastAsia="宋体"/>
          <w:highlight w:val="none"/>
        </w:rPr>
        <w:t>Physical structure</w:t>
      </w:r>
      <w:r>
        <w:tab/>
      </w:r>
      <w:r>
        <w:fldChar w:fldCharType="begin"/>
      </w:r>
      <w:r>
        <w:instrText xml:space="preserve"> PAGEREF _Toc27779 \h </w:instrText>
      </w:r>
      <w:r>
        <w:fldChar w:fldCharType="separate"/>
      </w:r>
      <w:r>
        <w:t>7</w:t>
      </w:r>
      <w:r>
        <w:fldChar w:fldCharType="end"/>
      </w:r>
      <w:r>
        <w:rPr>
          <w:rFonts w:ascii="Times New Roman" w:hAnsi="Times New Roman" w:eastAsia="宋体"/>
          <w:color w:val="auto"/>
          <w:highlight w:val="none"/>
        </w:rPr>
        <w:fldChar w:fldCharType="end"/>
      </w:r>
    </w:p>
    <w:p w14:paraId="560FAB5E">
      <w:pPr>
        <w:pStyle w:val="14"/>
        <w:tabs>
          <w:tab w:val="right" w:leader="dot" w:pos="9752"/>
        </w:tabs>
      </w:pPr>
      <w:r>
        <w:rPr>
          <w:rFonts w:ascii="Times New Roman" w:hAnsi="Times New Roman" w:eastAsia="宋体"/>
          <w:color w:val="auto"/>
          <w:highlight w:val="none"/>
        </w:rPr>
        <w:fldChar w:fldCharType="begin"/>
      </w:r>
      <w:r>
        <w:rPr>
          <w:rFonts w:ascii="Times New Roman" w:hAnsi="Times New Roman" w:eastAsia="宋体"/>
          <w:highlight w:val="none"/>
        </w:rPr>
        <w:instrText xml:space="preserve"> HYPERLINK \l _Toc12304 </w:instrText>
      </w:r>
      <w:r>
        <w:rPr>
          <w:rFonts w:ascii="Times New Roman" w:hAnsi="Times New Roman" w:eastAsia="宋体"/>
          <w:highlight w:val="none"/>
        </w:rPr>
        <w:fldChar w:fldCharType="separate"/>
      </w:r>
      <w:r>
        <w:rPr>
          <w:rFonts w:ascii="宋体" w:hAnsi="宋体" w:eastAsia="宋体" w:cs="Times New Roman"/>
          <w:bCs w:val="0"/>
          <w:i w:val="0"/>
          <w:iCs w:val="0"/>
          <w:caps w:val="0"/>
          <w:smallCaps w:val="0"/>
          <w:strike w:val="0"/>
          <w:dstrike w:val="0"/>
          <w:spacing w:val="0"/>
          <w:kern w:val="0"/>
          <w:position w:val="0"/>
          <w:vertAlign w:val="baseline"/>
        </w:rPr>
        <w:t xml:space="preserve">2.7.1 </w:t>
      </w:r>
      <w:r>
        <w:rPr>
          <w:rFonts w:hint="eastAsia" w:ascii="Times New Roman" w:hAnsi="Times New Roman" w:eastAsia="宋体"/>
          <w:highlight w:val="none"/>
        </w:rPr>
        <w:t>Physical topology</w:t>
      </w:r>
      <w:r>
        <w:tab/>
      </w:r>
      <w:r>
        <w:fldChar w:fldCharType="begin"/>
      </w:r>
      <w:r>
        <w:instrText xml:space="preserve"> PAGEREF _Toc12304 \h </w:instrText>
      </w:r>
      <w:r>
        <w:fldChar w:fldCharType="separate"/>
      </w:r>
      <w:r>
        <w:t>7</w:t>
      </w:r>
      <w:r>
        <w:fldChar w:fldCharType="end"/>
      </w:r>
      <w:r>
        <w:rPr>
          <w:rFonts w:ascii="Times New Roman" w:hAnsi="Times New Roman" w:eastAsia="宋体"/>
          <w:color w:val="auto"/>
          <w:highlight w:val="none"/>
        </w:rPr>
        <w:fldChar w:fldCharType="end"/>
      </w:r>
    </w:p>
    <w:p w14:paraId="242A9FFE">
      <w:pPr>
        <w:pStyle w:val="14"/>
        <w:tabs>
          <w:tab w:val="right" w:leader="dot" w:pos="9752"/>
        </w:tabs>
      </w:pPr>
      <w:r>
        <w:rPr>
          <w:rFonts w:ascii="Times New Roman" w:hAnsi="Times New Roman" w:eastAsia="宋体"/>
          <w:color w:val="auto"/>
          <w:highlight w:val="none"/>
        </w:rPr>
        <w:fldChar w:fldCharType="begin"/>
      </w:r>
      <w:r>
        <w:rPr>
          <w:rFonts w:ascii="Times New Roman" w:hAnsi="Times New Roman" w:eastAsia="宋体"/>
          <w:highlight w:val="none"/>
        </w:rPr>
        <w:instrText xml:space="preserve"> HYPERLINK \l _Toc31598 </w:instrText>
      </w:r>
      <w:r>
        <w:rPr>
          <w:rFonts w:ascii="Times New Roman" w:hAnsi="Times New Roman" w:eastAsia="宋体"/>
          <w:highlight w:val="none"/>
        </w:rPr>
        <w:fldChar w:fldCharType="separate"/>
      </w:r>
      <w:r>
        <w:rPr>
          <w:rFonts w:ascii="宋体" w:hAnsi="宋体" w:eastAsia="宋体" w:cs="Times New Roman"/>
          <w:bCs w:val="0"/>
          <w:i w:val="0"/>
          <w:iCs w:val="0"/>
          <w:caps w:val="0"/>
          <w:smallCaps w:val="0"/>
          <w:strike w:val="0"/>
          <w:dstrike w:val="0"/>
          <w:spacing w:val="0"/>
          <w:kern w:val="0"/>
          <w:position w:val="0"/>
          <w:vertAlign w:val="baseline"/>
        </w:rPr>
        <w:t xml:space="preserve">2.7.2 </w:t>
      </w:r>
      <w:r>
        <w:rPr>
          <w:rFonts w:hint="eastAsia" w:ascii="Times New Roman" w:hAnsi="Times New Roman" w:eastAsia="宋体"/>
          <w:highlight w:val="none"/>
        </w:rPr>
        <w:t>Technical specification</w:t>
      </w:r>
      <w:r>
        <w:tab/>
      </w:r>
      <w:r>
        <w:fldChar w:fldCharType="begin"/>
      </w:r>
      <w:r>
        <w:instrText xml:space="preserve"> PAGEREF _Toc31598 \h </w:instrText>
      </w:r>
      <w:r>
        <w:fldChar w:fldCharType="separate"/>
      </w:r>
      <w:r>
        <w:t>8</w:t>
      </w:r>
      <w:r>
        <w:fldChar w:fldCharType="end"/>
      </w:r>
      <w:r>
        <w:rPr>
          <w:rFonts w:ascii="Times New Roman" w:hAnsi="Times New Roman" w:eastAsia="宋体"/>
          <w:color w:val="auto"/>
          <w:highlight w:val="none"/>
        </w:rPr>
        <w:fldChar w:fldCharType="end"/>
      </w:r>
    </w:p>
    <w:p w14:paraId="174FD8D3">
      <w:pPr>
        <w:pStyle w:val="19"/>
        <w:tabs>
          <w:tab w:val="right" w:leader="dot" w:pos="9752"/>
          <w:tab w:val="clear" w:pos="1014"/>
          <w:tab w:val="clear" w:pos="9072"/>
        </w:tabs>
      </w:pPr>
      <w:r>
        <w:rPr>
          <w:rFonts w:ascii="Times New Roman" w:hAnsi="Times New Roman" w:eastAsia="宋体"/>
          <w:color w:val="auto"/>
          <w:highlight w:val="none"/>
        </w:rPr>
        <w:fldChar w:fldCharType="begin"/>
      </w:r>
      <w:r>
        <w:rPr>
          <w:rFonts w:ascii="Times New Roman" w:hAnsi="Times New Roman" w:eastAsia="宋体"/>
          <w:highlight w:val="none"/>
        </w:rPr>
        <w:instrText xml:space="preserve"> HYPERLINK \l _Toc3059 </w:instrText>
      </w:r>
      <w:r>
        <w:rPr>
          <w:rFonts w:ascii="Times New Roman" w:hAnsi="Times New Roman" w:eastAsia="宋体"/>
          <w:highlight w:val="none"/>
        </w:rPr>
        <w:fldChar w:fldCharType="separate"/>
      </w:r>
      <w:r>
        <w:rPr>
          <w:rFonts w:hint="default" w:ascii="Times New Roman" w:hAnsi="Times New Roman" w:eastAsia="宋体" w:cs="Times New Roman"/>
          <w:bCs w:val="0"/>
          <w:i w:val="0"/>
          <w:iCs w:val="0"/>
          <w:caps w:val="0"/>
          <w:smallCaps w:val="0"/>
          <w:strike w:val="0"/>
          <w:dstrike w:val="0"/>
          <w:spacing w:val="0"/>
          <w:kern w:val="0"/>
          <w:position w:val="0"/>
          <w:vertAlign w:val="baseline"/>
        </w:rPr>
        <w:t xml:space="preserve">2.8 </w:t>
      </w:r>
      <w:r>
        <w:rPr>
          <w:rFonts w:hint="eastAsia" w:ascii="Times New Roman" w:hAnsi="Times New Roman" w:eastAsia="宋体"/>
          <w:highlight w:val="none"/>
        </w:rPr>
        <w:t>User interface diagram</w:t>
      </w:r>
      <w:r>
        <w:tab/>
      </w:r>
      <w:r>
        <w:fldChar w:fldCharType="begin"/>
      </w:r>
      <w:r>
        <w:instrText xml:space="preserve"> PAGEREF _Toc3059 \h </w:instrText>
      </w:r>
      <w:r>
        <w:fldChar w:fldCharType="separate"/>
      </w:r>
      <w:r>
        <w:t>8</w:t>
      </w:r>
      <w:r>
        <w:fldChar w:fldCharType="end"/>
      </w:r>
      <w:r>
        <w:rPr>
          <w:rFonts w:ascii="Times New Roman" w:hAnsi="Times New Roman" w:eastAsia="宋体"/>
          <w:color w:val="auto"/>
          <w:highlight w:val="none"/>
        </w:rPr>
        <w:fldChar w:fldCharType="end"/>
      </w:r>
    </w:p>
    <w:p w14:paraId="62569E76">
      <w:pPr>
        <w:pStyle w:val="19"/>
        <w:tabs>
          <w:tab w:val="right" w:leader="dot" w:pos="9752"/>
          <w:tab w:val="clear" w:pos="1014"/>
          <w:tab w:val="clear" w:pos="9072"/>
        </w:tabs>
      </w:pPr>
      <w:r>
        <w:rPr>
          <w:rFonts w:ascii="Times New Roman" w:hAnsi="Times New Roman" w:eastAsia="宋体"/>
          <w:color w:val="auto"/>
          <w:highlight w:val="none"/>
        </w:rPr>
        <w:fldChar w:fldCharType="begin"/>
      </w:r>
      <w:r>
        <w:rPr>
          <w:rFonts w:ascii="Times New Roman" w:hAnsi="Times New Roman" w:eastAsia="宋体"/>
          <w:highlight w:val="none"/>
        </w:rPr>
        <w:instrText xml:space="preserve"> HYPERLINK \l _Toc9333 </w:instrText>
      </w:r>
      <w:r>
        <w:rPr>
          <w:rFonts w:ascii="Times New Roman" w:hAnsi="Times New Roman" w:eastAsia="宋体"/>
          <w:highlight w:val="none"/>
        </w:rPr>
        <w:fldChar w:fldCharType="separate"/>
      </w:r>
      <w:r>
        <w:rPr>
          <w:rFonts w:hint="default" w:ascii="Times New Roman" w:hAnsi="Times New Roman" w:eastAsia="宋体" w:cs="Times New Roman"/>
          <w:bCs w:val="0"/>
          <w:i w:val="0"/>
          <w:iCs w:val="0"/>
          <w:caps w:val="0"/>
          <w:smallCaps w:val="0"/>
          <w:strike w:val="0"/>
          <w:dstrike w:val="0"/>
          <w:spacing w:val="0"/>
          <w:kern w:val="0"/>
          <w:position w:val="0"/>
          <w:vertAlign w:val="baseline"/>
        </w:rPr>
        <w:t xml:space="preserve">2.9 </w:t>
      </w:r>
      <w:r>
        <w:rPr>
          <w:rFonts w:hint="eastAsia" w:ascii="Times New Roman" w:hAnsi="Times New Roman" w:eastAsia="宋体"/>
          <w:highlight w:val="none"/>
        </w:rPr>
        <w:t>Market assessment</w:t>
      </w:r>
      <w:r>
        <w:tab/>
      </w:r>
      <w:r>
        <w:fldChar w:fldCharType="begin"/>
      </w:r>
      <w:r>
        <w:instrText xml:space="preserve"> PAGEREF _Toc9333 \h </w:instrText>
      </w:r>
      <w:r>
        <w:fldChar w:fldCharType="separate"/>
      </w:r>
      <w:r>
        <w:t>9</w:t>
      </w:r>
      <w:r>
        <w:fldChar w:fldCharType="end"/>
      </w:r>
      <w:r>
        <w:rPr>
          <w:rFonts w:ascii="Times New Roman" w:hAnsi="Times New Roman" w:eastAsia="宋体"/>
          <w:color w:val="auto"/>
          <w:highlight w:val="none"/>
        </w:rPr>
        <w:fldChar w:fldCharType="end"/>
      </w:r>
    </w:p>
    <w:p w14:paraId="73AC34C5">
      <w:pPr>
        <w:pStyle w:val="14"/>
        <w:tabs>
          <w:tab w:val="right" w:leader="dot" w:pos="9752"/>
        </w:tabs>
      </w:pPr>
      <w:r>
        <w:rPr>
          <w:rFonts w:ascii="Times New Roman" w:hAnsi="Times New Roman" w:eastAsia="宋体"/>
          <w:color w:val="auto"/>
          <w:highlight w:val="none"/>
        </w:rPr>
        <w:fldChar w:fldCharType="begin"/>
      </w:r>
      <w:r>
        <w:rPr>
          <w:rFonts w:ascii="Times New Roman" w:hAnsi="Times New Roman" w:eastAsia="宋体"/>
          <w:highlight w:val="none"/>
        </w:rPr>
        <w:instrText xml:space="preserve"> HYPERLINK \l _Toc22252 </w:instrText>
      </w:r>
      <w:r>
        <w:rPr>
          <w:rFonts w:ascii="Times New Roman" w:hAnsi="Times New Roman" w:eastAsia="宋体"/>
          <w:highlight w:val="none"/>
        </w:rPr>
        <w:fldChar w:fldCharType="separate"/>
      </w:r>
      <w:r>
        <w:rPr>
          <w:rFonts w:ascii="宋体" w:hAnsi="宋体" w:eastAsia="宋体" w:cs="Times New Roman"/>
          <w:bCs w:val="0"/>
          <w:i w:val="0"/>
          <w:iCs w:val="0"/>
          <w:caps w:val="0"/>
          <w:smallCaps w:val="0"/>
          <w:strike w:val="0"/>
          <w:dstrike w:val="0"/>
          <w:spacing w:val="0"/>
          <w:kern w:val="0"/>
          <w:position w:val="0"/>
          <w:vertAlign w:val="baseline"/>
        </w:rPr>
        <w:t xml:space="preserve">2.9.1 </w:t>
      </w:r>
      <w:r>
        <w:rPr>
          <w:rFonts w:hint="eastAsia" w:ascii="Times New Roman" w:hAnsi="Times New Roman" w:eastAsia="宋体"/>
          <w:highlight w:val="none"/>
        </w:rPr>
        <w:t>Clinical application and value</w:t>
      </w:r>
      <w:r>
        <w:tab/>
      </w:r>
      <w:r>
        <w:fldChar w:fldCharType="begin"/>
      </w:r>
      <w:r>
        <w:instrText xml:space="preserve"> PAGEREF _Toc22252 \h </w:instrText>
      </w:r>
      <w:r>
        <w:fldChar w:fldCharType="separate"/>
      </w:r>
      <w:r>
        <w:t>9</w:t>
      </w:r>
      <w:r>
        <w:fldChar w:fldCharType="end"/>
      </w:r>
      <w:r>
        <w:rPr>
          <w:rFonts w:ascii="Times New Roman" w:hAnsi="Times New Roman" w:eastAsia="宋体"/>
          <w:color w:val="auto"/>
          <w:highlight w:val="none"/>
        </w:rPr>
        <w:fldChar w:fldCharType="end"/>
      </w:r>
    </w:p>
    <w:p w14:paraId="0579D6C1">
      <w:pPr>
        <w:pStyle w:val="18"/>
        <w:tabs>
          <w:tab w:val="right" w:leader="dot" w:pos="9752"/>
          <w:tab w:val="clear" w:pos="447"/>
          <w:tab w:val="clear" w:pos="9072"/>
        </w:tabs>
      </w:pPr>
      <w:r>
        <w:rPr>
          <w:rFonts w:ascii="Times New Roman" w:hAnsi="Times New Roman" w:eastAsia="宋体"/>
          <w:color w:val="auto"/>
          <w:highlight w:val="none"/>
        </w:rPr>
        <w:fldChar w:fldCharType="begin"/>
      </w:r>
      <w:r>
        <w:rPr>
          <w:rFonts w:ascii="Times New Roman" w:hAnsi="Times New Roman" w:eastAsia="宋体"/>
          <w:highlight w:val="none"/>
        </w:rPr>
        <w:instrText xml:space="preserve"> HYPERLINK \l _Toc31999 </w:instrText>
      </w:r>
      <w:r>
        <w:rPr>
          <w:rFonts w:ascii="Times New Roman" w:hAnsi="Times New Roman" w:eastAsia="宋体"/>
          <w:highlight w:val="none"/>
        </w:rPr>
        <w:fldChar w:fldCharType="separate"/>
      </w:r>
      <w:r>
        <w:rPr>
          <w:rFonts w:hint="default" w:ascii="Times New Roman" w:hAnsi="Times New Roman" w:eastAsia="宋体" w:cs="Times New Roman"/>
          <w:szCs w:val="28"/>
        </w:rPr>
        <w:t xml:space="preserve">3 </w:t>
      </w:r>
      <w:r>
        <w:rPr>
          <w:rFonts w:hint="eastAsia" w:ascii="Times New Roman" w:hAnsi="Times New Roman" w:eastAsia="宋体"/>
          <w:highlight w:val="none"/>
        </w:rPr>
        <w:t>Specification</w:t>
      </w:r>
      <w:r>
        <w:tab/>
      </w:r>
      <w:r>
        <w:fldChar w:fldCharType="begin"/>
      </w:r>
      <w:r>
        <w:instrText xml:space="preserve"> PAGEREF _Toc31999 \h </w:instrText>
      </w:r>
      <w:r>
        <w:fldChar w:fldCharType="separate"/>
      </w:r>
      <w:r>
        <w:t>10</w:t>
      </w:r>
      <w:r>
        <w:fldChar w:fldCharType="end"/>
      </w:r>
      <w:r>
        <w:rPr>
          <w:rFonts w:ascii="Times New Roman" w:hAnsi="Times New Roman" w:eastAsia="宋体"/>
          <w:color w:val="auto"/>
          <w:highlight w:val="none"/>
        </w:rPr>
        <w:fldChar w:fldCharType="end"/>
      </w:r>
    </w:p>
    <w:p w14:paraId="245CF85C">
      <w:pPr>
        <w:pStyle w:val="18"/>
        <w:tabs>
          <w:tab w:val="right" w:leader="dot" w:pos="9752"/>
          <w:tab w:val="clear" w:pos="447"/>
          <w:tab w:val="clear" w:pos="9072"/>
        </w:tabs>
      </w:pPr>
      <w:r>
        <w:rPr>
          <w:rFonts w:ascii="Times New Roman" w:hAnsi="Times New Roman" w:eastAsia="宋体"/>
          <w:color w:val="auto"/>
          <w:highlight w:val="none"/>
        </w:rPr>
        <w:fldChar w:fldCharType="begin"/>
      </w:r>
      <w:r>
        <w:rPr>
          <w:rFonts w:ascii="Times New Roman" w:hAnsi="Times New Roman" w:eastAsia="宋体"/>
          <w:highlight w:val="none"/>
        </w:rPr>
        <w:instrText xml:space="preserve"> HYPERLINK \l _Toc32273 </w:instrText>
      </w:r>
      <w:r>
        <w:rPr>
          <w:rFonts w:ascii="Times New Roman" w:hAnsi="Times New Roman" w:eastAsia="宋体"/>
          <w:highlight w:val="none"/>
        </w:rPr>
        <w:fldChar w:fldCharType="separate"/>
      </w:r>
      <w:r>
        <w:rPr>
          <w:rFonts w:hint="default" w:ascii="Times New Roman" w:hAnsi="Times New Roman" w:eastAsia="宋体" w:cs="Times New Roman"/>
          <w:szCs w:val="28"/>
        </w:rPr>
        <w:t xml:space="preserve">4 </w:t>
      </w:r>
      <w:r>
        <w:rPr>
          <w:rFonts w:hint="eastAsia" w:ascii="Times New Roman" w:hAnsi="Times New Roman" w:eastAsia="宋体"/>
          <w:highlight w:val="none"/>
        </w:rPr>
        <w:t>Requirements of regulations and standards</w:t>
      </w:r>
      <w:r>
        <w:tab/>
      </w:r>
      <w:r>
        <w:fldChar w:fldCharType="begin"/>
      </w:r>
      <w:r>
        <w:instrText xml:space="preserve"> PAGEREF _Toc32273 \h </w:instrText>
      </w:r>
      <w:r>
        <w:fldChar w:fldCharType="separate"/>
      </w:r>
      <w:r>
        <w:t>18</w:t>
      </w:r>
      <w:r>
        <w:fldChar w:fldCharType="end"/>
      </w:r>
      <w:r>
        <w:rPr>
          <w:rFonts w:ascii="Times New Roman" w:hAnsi="Times New Roman" w:eastAsia="宋体"/>
          <w:color w:val="auto"/>
          <w:highlight w:val="none"/>
        </w:rPr>
        <w:fldChar w:fldCharType="end"/>
      </w:r>
    </w:p>
    <w:p w14:paraId="0ECA15BD">
      <w:pPr>
        <w:pStyle w:val="18"/>
        <w:tabs>
          <w:tab w:val="right" w:leader="dot" w:pos="9752"/>
          <w:tab w:val="clear" w:pos="447"/>
          <w:tab w:val="clear" w:pos="9072"/>
        </w:tabs>
      </w:pPr>
      <w:r>
        <w:rPr>
          <w:rFonts w:ascii="Times New Roman" w:hAnsi="Times New Roman" w:eastAsia="宋体"/>
          <w:color w:val="auto"/>
          <w:highlight w:val="none"/>
        </w:rPr>
        <w:fldChar w:fldCharType="begin"/>
      </w:r>
      <w:r>
        <w:rPr>
          <w:rFonts w:ascii="Times New Roman" w:hAnsi="Times New Roman" w:eastAsia="宋体"/>
          <w:highlight w:val="none"/>
        </w:rPr>
        <w:instrText xml:space="preserve"> HYPERLINK \l _Toc24044 </w:instrText>
      </w:r>
      <w:r>
        <w:rPr>
          <w:rFonts w:ascii="Times New Roman" w:hAnsi="Times New Roman" w:eastAsia="宋体"/>
          <w:highlight w:val="none"/>
        </w:rPr>
        <w:fldChar w:fldCharType="separate"/>
      </w:r>
      <w:r>
        <w:rPr>
          <w:rFonts w:hint="default" w:ascii="Times New Roman" w:hAnsi="Times New Roman" w:eastAsia="宋体" w:cs="Times New Roman"/>
          <w:szCs w:val="28"/>
        </w:rPr>
        <w:t xml:space="preserve">5 </w:t>
      </w:r>
      <w:r>
        <w:rPr>
          <w:rFonts w:hint="eastAsia" w:ascii="Times New Roman" w:hAnsi="Times New Roman" w:eastAsia="宋体"/>
          <w:highlight w:val="none"/>
          <w:lang w:eastAsia="zh"/>
        </w:rPr>
        <w:t>Software Maintenance Records</w:t>
      </w:r>
      <w:r>
        <w:tab/>
      </w:r>
      <w:r>
        <w:fldChar w:fldCharType="begin"/>
      </w:r>
      <w:r>
        <w:instrText xml:space="preserve"> PAGEREF _Toc24044 \h </w:instrText>
      </w:r>
      <w:r>
        <w:fldChar w:fldCharType="separate"/>
      </w:r>
      <w:r>
        <w:t>22</w:t>
      </w:r>
      <w:r>
        <w:fldChar w:fldCharType="end"/>
      </w:r>
      <w:r>
        <w:rPr>
          <w:rFonts w:ascii="Times New Roman" w:hAnsi="Times New Roman" w:eastAsia="宋体"/>
          <w:color w:val="auto"/>
          <w:highlight w:val="none"/>
        </w:rPr>
        <w:fldChar w:fldCharType="end"/>
      </w:r>
    </w:p>
    <w:p w14:paraId="585D2196">
      <w:pPr>
        <w:pStyle w:val="18"/>
        <w:tabs>
          <w:tab w:val="right" w:leader="dot" w:pos="9752"/>
          <w:tab w:val="clear" w:pos="447"/>
          <w:tab w:val="clear" w:pos="9072"/>
        </w:tabs>
      </w:pPr>
      <w:r>
        <w:rPr>
          <w:rFonts w:ascii="Times New Roman" w:hAnsi="Times New Roman" w:eastAsia="宋体"/>
          <w:color w:val="auto"/>
          <w:highlight w:val="none"/>
        </w:rPr>
        <w:fldChar w:fldCharType="begin"/>
      </w:r>
      <w:r>
        <w:rPr>
          <w:rFonts w:ascii="Times New Roman" w:hAnsi="Times New Roman" w:eastAsia="宋体"/>
          <w:highlight w:val="none"/>
        </w:rPr>
        <w:instrText xml:space="preserve"> HYPERLINK \l _Toc7767 </w:instrText>
      </w:r>
      <w:r>
        <w:rPr>
          <w:rFonts w:ascii="Times New Roman" w:hAnsi="Times New Roman" w:eastAsia="宋体"/>
          <w:highlight w:val="none"/>
        </w:rPr>
        <w:fldChar w:fldCharType="separate"/>
      </w:r>
      <w:r>
        <w:rPr>
          <w:rFonts w:hint="default" w:ascii="Times New Roman" w:hAnsi="Times New Roman" w:eastAsia="宋体" w:cs="Times New Roman"/>
          <w:szCs w:val="28"/>
        </w:rPr>
        <w:t xml:space="preserve">6 </w:t>
      </w:r>
      <w:r>
        <w:rPr>
          <w:rFonts w:hint="eastAsia" w:ascii="Times New Roman" w:hAnsi="Times New Roman" w:eastAsia="宋体"/>
          <w:highlight w:val="none"/>
        </w:rPr>
        <w:t>Remarks</w:t>
      </w:r>
      <w:r>
        <w:tab/>
      </w:r>
      <w:r>
        <w:fldChar w:fldCharType="begin"/>
      </w:r>
      <w:r>
        <w:instrText xml:space="preserve"> PAGEREF _Toc7767 \h </w:instrText>
      </w:r>
      <w:r>
        <w:fldChar w:fldCharType="separate"/>
      </w:r>
      <w:r>
        <w:t>22</w:t>
      </w:r>
      <w:r>
        <w:fldChar w:fldCharType="end"/>
      </w:r>
      <w:r>
        <w:rPr>
          <w:rFonts w:ascii="Times New Roman" w:hAnsi="Times New Roman" w:eastAsia="宋体"/>
          <w:color w:val="auto"/>
          <w:highlight w:val="none"/>
        </w:rPr>
        <w:fldChar w:fldCharType="end"/>
      </w:r>
    </w:p>
    <w:p w14:paraId="6442DEC0">
      <w:pPr>
        <w:pStyle w:val="18"/>
        <w:rPr>
          <w:rFonts w:ascii="Times New Roman" w:hAnsi="Times New Roman" w:eastAsia="宋体"/>
          <w:color w:val="auto"/>
          <w:highlight w:val="none"/>
        </w:rPr>
      </w:pPr>
      <w:r>
        <w:rPr>
          <w:rFonts w:ascii="Times New Roman" w:hAnsi="Times New Roman" w:eastAsia="宋体"/>
          <w:color w:val="auto"/>
          <w:highlight w:val="none"/>
        </w:rPr>
        <w:fldChar w:fldCharType="end"/>
      </w:r>
    </w:p>
    <w:p w14:paraId="7957F263">
      <w:pPr>
        <w:pStyle w:val="2"/>
        <w:rPr>
          <w:rFonts w:ascii="Times New Roman" w:hAnsi="Times New Roman" w:eastAsia="宋体"/>
          <w:color w:val="auto"/>
          <w:highlight w:val="none"/>
        </w:rPr>
      </w:pPr>
      <w:bookmarkStart w:id="4" w:name="_Toc16781"/>
      <w:bookmarkStart w:id="5" w:name="_Toc32587"/>
      <w:r>
        <w:rPr>
          <w:rFonts w:hint="eastAsia" w:ascii="Times New Roman" w:hAnsi="Times New Roman" w:eastAsia="宋体"/>
          <w:color w:val="auto"/>
          <w:highlight w:val="none"/>
          <w:lang w:val="en-US" w:eastAsia="zh-CN"/>
        </w:rPr>
        <w:t>Introduction</w:t>
      </w:r>
      <w:bookmarkEnd w:id="4"/>
      <w:bookmarkEnd w:id="5"/>
    </w:p>
    <w:p w14:paraId="6AD7AB83">
      <w:pPr>
        <w:pStyle w:val="3"/>
        <w:rPr>
          <w:rFonts w:ascii="Times New Roman" w:hAnsi="Times New Roman" w:eastAsia="宋体"/>
          <w:color w:val="auto"/>
          <w:highlight w:val="none"/>
        </w:rPr>
      </w:pPr>
      <w:bookmarkStart w:id="6" w:name="_Toc14606"/>
      <w:bookmarkStart w:id="7" w:name="_Toc23768"/>
      <w:r>
        <w:rPr>
          <w:rFonts w:hint="eastAsia" w:ascii="Times New Roman" w:hAnsi="Times New Roman" w:eastAsia="宋体"/>
          <w:color w:val="auto"/>
          <w:highlight w:val="none"/>
        </w:rPr>
        <w:t>Purpose</w:t>
      </w:r>
      <w:bookmarkEnd w:id="6"/>
      <w:bookmarkEnd w:id="7"/>
    </w:p>
    <w:p w14:paraId="0973A2A1">
      <w:pPr>
        <w:spacing w:line="440" w:lineRule="exact"/>
        <w:ind w:firstLine="420"/>
        <w:rPr>
          <w:rFonts w:ascii="Times New Roman" w:hAnsi="Times New Roman" w:eastAsia="宋体"/>
          <w:color w:val="auto"/>
          <w:sz w:val="21"/>
          <w:szCs w:val="21"/>
          <w:highlight w:val="none"/>
        </w:rPr>
      </w:pPr>
      <w:bookmarkStart w:id="8" w:name="_Hlk47458699"/>
      <w:r>
        <w:rPr>
          <w:rFonts w:hint="eastAsia" w:ascii="Times New Roman" w:hAnsi="Times New Roman" w:eastAsia="宋体"/>
          <w:color w:val="auto"/>
          <w:sz w:val="21"/>
          <w:szCs w:val="21"/>
          <w:highlight w:val="none"/>
        </w:rPr>
        <w:t>This document is developed to describe the product and specify its requirements in details, so that all parties or personnel concerned strictly consider all the requirements before design, and reduce the redesign, re-coding and re-testing in the future. Ensure the quality of software development, integrity and traceability of requirements, and ensure that business requirements proponents, requirements analysts, developers, testers and other relevant stakeholders reach a consensus on requirements.</w:t>
      </w:r>
    </w:p>
    <w:bookmarkEnd w:id="8"/>
    <w:p w14:paraId="4278B961">
      <w:pPr>
        <w:pStyle w:val="3"/>
        <w:rPr>
          <w:rFonts w:ascii="Times New Roman" w:hAnsi="Times New Roman" w:eastAsia="宋体"/>
          <w:color w:val="auto"/>
          <w:highlight w:val="none"/>
        </w:rPr>
      </w:pPr>
      <w:bookmarkStart w:id="9" w:name="_Toc27152"/>
      <w:bookmarkStart w:id="10" w:name="_Toc24482"/>
      <w:bookmarkStart w:id="11" w:name="_Toc364164439"/>
      <w:bookmarkStart w:id="12" w:name="_Toc365030975"/>
      <w:bookmarkStart w:id="13" w:name="_Toc482459113"/>
      <w:bookmarkStart w:id="14" w:name="_Toc280609045"/>
      <w:bookmarkStart w:id="15" w:name="_Toc292787980"/>
      <w:r>
        <w:rPr>
          <w:rFonts w:hint="eastAsia" w:ascii="Times New Roman" w:hAnsi="Times New Roman" w:eastAsia="宋体"/>
          <w:color w:val="auto"/>
          <w:highlight w:val="none"/>
        </w:rPr>
        <w:t>Scope</w:t>
      </w:r>
      <w:bookmarkEnd w:id="9"/>
      <w:bookmarkEnd w:id="10"/>
    </w:p>
    <w:p w14:paraId="28C65F48">
      <w:pPr>
        <w:keepNext w:val="0"/>
        <w:keepLines w:val="0"/>
        <w:pageBreakBefore w:val="0"/>
        <w:widowControl/>
        <w:kinsoku/>
        <w:wordWrap w:val="0"/>
        <w:overflowPunct/>
        <w:topLinePunct w:val="0"/>
        <w:autoSpaceDE/>
        <w:autoSpaceDN/>
        <w:bidi w:val="0"/>
        <w:adjustRightInd/>
        <w:snapToGrid/>
        <w:spacing w:line="440" w:lineRule="exact"/>
        <w:ind w:firstLine="420" w:firstLineChars="200"/>
        <w:textAlignment w:val="auto"/>
        <w:rPr>
          <w:rFonts w:ascii="Times New Roman" w:hAnsi="Times New Roman" w:eastAsia="宋体"/>
          <w:color w:val="auto"/>
          <w:sz w:val="21"/>
          <w:szCs w:val="21"/>
          <w:highlight w:val="none"/>
        </w:rPr>
      </w:pPr>
      <w:bookmarkStart w:id="16" w:name="_Hlk47458598"/>
      <w:r>
        <w:rPr>
          <w:rFonts w:hint="eastAsia" w:ascii="Times New Roman" w:hAnsi="Times New Roman" w:eastAsia="宋体"/>
          <w:color w:val="auto"/>
          <w:sz w:val="21"/>
          <w:szCs w:val="21"/>
          <w:highlight w:val="none"/>
        </w:rPr>
        <w:t xml:space="preserve">This document is applicable to </w:t>
      </w:r>
      <w:del w:id="110" w:author="李雅静" w:date="2025-11-20T11:13:16Z">
        <w:r>
          <w:rPr>
            <w:rFonts w:hint="eastAsia" w:ascii="Times New Roman" w:hAnsi="Times New Roman" w:eastAsia="宋体"/>
            <w:color w:val="auto"/>
            <w:sz w:val="21"/>
            <w:szCs w:val="21"/>
            <w:highlight w:val="none"/>
          </w:rPr>
          <w:delText>Breathcare</w:delText>
        </w:r>
      </w:del>
      <w:ins w:id="111" w:author="李雅静" w:date="2025-11-20T11:13:16Z">
        <w:r>
          <w:rPr>
            <w:rFonts w:hint="eastAsia" w:ascii="Times New Roman" w:hAnsi="Times New Roman"/>
            <w:color w:val="auto"/>
            <w:sz w:val="21"/>
            <w:szCs w:val="21"/>
            <w:highlight w:val="none"/>
            <w:lang w:eastAsia="zh-CN"/>
          </w:rPr>
          <w:t>BreathCare</w:t>
        </w:r>
      </w:ins>
      <w:r>
        <w:rPr>
          <w:rFonts w:hint="eastAsia" w:ascii="Times New Roman" w:hAnsi="Times New Roman" w:eastAsia="宋体"/>
          <w:color w:val="auto"/>
          <w:sz w:val="21"/>
          <w:szCs w:val="21"/>
          <w:highlight w:val="none"/>
        </w:rPr>
        <w:t xml:space="preserve"> Management System.</w:t>
      </w:r>
    </w:p>
    <w:bookmarkEnd w:id="11"/>
    <w:bookmarkEnd w:id="12"/>
    <w:bookmarkEnd w:id="13"/>
    <w:bookmarkEnd w:id="14"/>
    <w:bookmarkEnd w:id="15"/>
    <w:bookmarkEnd w:id="16"/>
    <w:p w14:paraId="64237F83">
      <w:pPr>
        <w:pStyle w:val="3"/>
        <w:rPr>
          <w:rFonts w:ascii="Times New Roman" w:hAnsi="Times New Roman" w:eastAsia="宋体"/>
          <w:color w:val="auto"/>
          <w:highlight w:val="none"/>
        </w:rPr>
      </w:pPr>
      <w:bookmarkStart w:id="17" w:name="_Toc14940"/>
      <w:bookmarkStart w:id="18" w:name="_Toc21746"/>
      <w:r>
        <w:rPr>
          <w:rFonts w:hint="eastAsia" w:ascii="Times New Roman" w:hAnsi="Times New Roman" w:eastAsia="宋体"/>
          <w:color w:val="auto"/>
          <w:highlight w:val="none"/>
        </w:rPr>
        <w:t>Definitions and abbreviations</w:t>
      </w:r>
      <w:bookmarkEnd w:id="17"/>
      <w:bookmarkEnd w:id="18"/>
    </w:p>
    <w:p w14:paraId="2C4FFC9B">
      <w:pPr>
        <w:spacing w:line="440" w:lineRule="exact"/>
        <w:ind w:firstLine="420"/>
        <w:rPr>
          <w:rFonts w:hint="default" w:ascii="Times New Roman" w:hAnsi="Times New Roman" w:eastAsia="宋体"/>
          <w:color w:val="auto"/>
          <w:sz w:val="21"/>
          <w:szCs w:val="21"/>
          <w:highlight w:val="none"/>
        </w:rPr>
      </w:pPr>
      <w:bookmarkStart w:id="19" w:name="_Toc364164355"/>
      <w:bookmarkEnd w:id="19"/>
      <w:bookmarkStart w:id="20" w:name="_Toc364164444"/>
      <w:bookmarkEnd w:id="20"/>
      <w:bookmarkStart w:id="21" w:name="_Toc364164354"/>
      <w:bookmarkEnd w:id="21"/>
      <w:bookmarkStart w:id="22" w:name="_Toc364164443"/>
      <w:bookmarkEnd w:id="22"/>
      <w:bookmarkStart w:id="23" w:name="_Toc482459116"/>
      <w:bookmarkStart w:id="24" w:name="_Hlk47705922"/>
      <w:bookmarkStart w:id="25" w:name="_Toc364164445"/>
      <w:bookmarkStart w:id="26" w:name="_Toc365030979"/>
      <w:r>
        <w:rPr>
          <w:rFonts w:ascii="Times New Roman" w:hAnsi="Times New Roman" w:eastAsia="宋体"/>
          <w:color w:val="auto"/>
          <w:sz w:val="21"/>
          <w:szCs w:val="21"/>
          <w:highlight w:val="none"/>
        </w:rPr>
        <w:t>N/A</w:t>
      </w:r>
    </w:p>
    <w:bookmarkEnd w:id="23"/>
    <w:bookmarkEnd w:id="24"/>
    <w:bookmarkEnd w:id="25"/>
    <w:bookmarkEnd w:id="26"/>
    <w:p w14:paraId="2E41E41D">
      <w:pPr>
        <w:pStyle w:val="3"/>
        <w:rPr>
          <w:rFonts w:ascii="Times New Roman" w:hAnsi="Times New Roman" w:eastAsia="宋体"/>
          <w:color w:val="auto"/>
          <w:highlight w:val="none"/>
        </w:rPr>
      </w:pPr>
      <w:bookmarkStart w:id="27" w:name="_Toc25839"/>
      <w:bookmarkStart w:id="28" w:name="_Toc18663"/>
      <w:r>
        <w:rPr>
          <w:rFonts w:hint="eastAsia" w:ascii="Times New Roman" w:hAnsi="Times New Roman" w:eastAsia="宋体"/>
          <w:color w:val="auto"/>
          <w:highlight w:val="none"/>
        </w:rPr>
        <w:t>References</w:t>
      </w:r>
      <w:bookmarkEnd w:id="27"/>
      <w:bookmarkEnd w:id="28"/>
    </w:p>
    <w:p w14:paraId="0637EC3F">
      <w:pPr>
        <w:keepNext w:val="0"/>
        <w:keepLines w:val="0"/>
        <w:widowControl/>
        <w:numPr>
          <w:ilvl w:val="0"/>
          <w:numId w:val="4"/>
        </w:numPr>
        <w:suppressLineNumbers w:val="0"/>
        <w:spacing w:before="0" w:beforeAutospacing="0" w:after="0" w:afterAutospacing="0" w:line="440" w:lineRule="exact"/>
        <w:ind w:left="845" w:right="0" w:hanging="425"/>
        <w:jc w:val="left"/>
        <w:rPr>
          <w:rFonts w:hint="default" w:ascii="Times New Roman" w:hAnsi="Times New Roman" w:eastAsia="宋体" w:cs="Times New Roman"/>
          <w:color w:val="000000"/>
          <w:kern w:val="0"/>
          <w:sz w:val="22"/>
          <w:szCs w:val="24"/>
          <w:highlight w:val="none"/>
        </w:rPr>
      </w:pPr>
      <w:r>
        <w:rPr>
          <w:rFonts w:ascii="Times New Roman" w:hAnsi="Times New Roman" w:eastAsia="宋体" w:cs="Times New Roman"/>
          <w:color w:val="000000"/>
          <w:kern w:val="0"/>
          <w:sz w:val="22"/>
          <w:highlight w:val="none"/>
        </w:rPr>
        <w:t>IEC 62304:2006+AMD1:2015</w:t>
      </w:r>
      <w:r>
        <w:rPr>
          <w:rFonts w:hint="default" w:ascii="Times New Roman" w:hAnsi="Times New Roman" w:eastAsia="宋体" w:cs="Times New Roman"/>
          <w:color w:val="000000"/>
          <w:kern w:val="0"/>
          <w:sz w:val="22"/>
          <w:highlight w:val="none"/>
          <w:lang w:val="en-US" w:eastAsia="zh-CN"/>
        </w:rPr>
        <w:t xml:space="preserve"> </w:t>
      </w:r>
      <w:r>
        <w:rPr>
          <w:rFonts w:ascii="Times New Roman" w:hAnsi="Times New Roman" w:eastAsia="宋体" w:cs="Times New Roman"/>
          <w:color w:val="000000"/>
          <w:kern w:val="0"/>
          <w:sz w:val="22"/>
          <w:highlight w:val="none"/>
        </w:rPr>
        <w:t>Medical device software - Software life cycle processes</w:t>
      </w:r>
    </w:p>
    <w:p w14:paraId="7167C44F">
      <w:pPr>
        <w:keepNext w:val="0"/>
        <w:keepLines w:val="0"/>
        <w:widowControl/>
        <w:numPr>
          <w:ilvl w:val="0"/>
          <w:numId w:val="4"/>
        </w:numPr>
        <w:suppressLineNumbers w:val="0"/>
        <w:spacing w:before="0" w:beforeAutospacing="0" w:after="0" w:afterAutospacing="0" w:line="440" w:lineRule="exact"/>
        <w:ind w:left="845" w:right="0" w:hanging="425"/>
        <w:jc w:val="left"/>
        <w:rPr>
          <w:rFonts w:hint="default" w:ascii="Times New Roman" w:hAnsi="Times New Roman" w:eastAsia="宋体" w:cs="Times New Roman"/>
          <w:color w:val="000000"/>
          <w:kern w:val="0"/>
          <w:sz w:val="22"/>
          <w:szCs w:val="24"/>
          <w:highlight w:val="none"/>
        </w:rPr>
      </w:pPr>
      <w:r>
        <w:rPr>
          <w:rFonts w:hint="default" w:ascii="Times New Roman" w:hAnsi="Times New Roman" w:eastAsia="宋体" w:cs="Times New Roman"/>
          <w:i w:val="0"/>
          <w:iCs w:val="0"/>
          <w:color w:val="000000"/>
          <w:kern w:val="0"/>
          <w:sz w:val="22"/>
          <w:szCs w:val="24"/>
          <w:highlight w:val="none"/>
          <w:lang w:val="en-US" w:eastAsia="zh-CN" w:bidi="ar"/>
        </w:rPr>
        <w:t>MDCG 2019-16 rev.1 Guidance on cybersecurity for medical devices</w:t>
      </w:r>
    </w:p>
    <w:p w14:paraId="51C4E68D">
      <w:pPr>
        <w:keepNext w:val="0"/>
        <w:keepLines w:val="0"/>
        <w:widowControl/>
        <w:numPr>
          <w:ilvl w:val="0"/>
          <w:numId w:val="4"/>
        </w:numPr>
        <w:suppressLineNumbers w:val="0"/>
        <w:spacing w:before="0" w:beforeAutospacing="0" w:after="0" w:afterAutospacing="0" w:line="440" w:lineRule="exact"/>
        <w:ind w:left="845" w:right="0" w:hanging="425"/>
        <w:jc w:val="left"/>
        <w:rPr>
          <w:rFonts w:hint="default" w:ascii="Times New Roman" w:hAnsi="Times New Roman" w:eastAsia="宋体" w:cs="Times New Roman"/>
          <w:color w:val="000000"/>
          <w:kern w:val="0"/>
          <w:sz w:val="22"/>
          <w:szCs w:val="24"/>
          <w:highlight w:val="none"/>
        </w:rPr>
      </w:pPr>
      <w:r>
        <w:rPr>
          <w:rFonts w:hint="default" w:ascii="Times New Roman" w:hAnsi="Times New Roman" w:eastAsia="宋体" w:cs="Times New Roman"/>
          <w:i w:val="0"/>
          <w:iCs w:val="0"/>
          <w:color w:val="000000"/>
          <w:kern w:val="0"/>
          <w:sz w:val="22"/>
          <w:szCs w:val="24"/>
          <w:highlight w:val="none"/>
          <w:lang w:val="en-US" w:eastAsia="zh-CN" w:bidi="ar"/>
        </w:rPr>
        <w:t>MDCG 2018-5 UDI assignment to medical device software</w:t>
      </w:r>
    </w:p>
    <w:p w14:paraId="5859941A">
      <w:pPr>
        <w:keepNext w:val="0"/>
        <w:keepLines w:val="0"/>
        <w:widowControl/>
        <w:numPr>
          <w:ilvl w:val="0"/>
          <w:numId w:val="4"/>
        </w:numPr>
        <w:suppressLineNumbers w:val="0"/>
        <w:spacing w:before="0" w:beforeAutospacing="0" w:after="0" w:afterAutospacing="0" w:line="440" w:lineRule="exact"/>
        <w:ind w:left="845" w:leftChars="0" w:right="0" w:hanging="425" w:firstLineChars="0"/>
        <w:jc w:val="left"/>
        <w:rPr>
          <w:rFonts w:hint="default" w:ascii="Times New Roman" w:hAnsi="Times New Roman" w:eastAsia="宋体" w:cs="Times New Roman"/>
          <w:color w:val="000000"/>
          <w:kern w:val="0"/>
          <w:sz w:val="22"/>
          <w:szCs w:val="24"/>
          <w:highlight w:val="none"/>
        </w:rPr>
      </w:pPr>
      <w:r>
        <w:rPr>
          <w:rFonts w:ascii="Times New Roman" w:hAnsi="Times New Roman" w:eastAsia="宋体" w:cs="Times New Roman"/>
          <w:color w:val="000000"/>
          <w:kern w:val="0"/>
          <w:sz w:val="22"/>
          <w:highlight w:val="none"/>
        </w:rPr>
        <w:t>EN ISO 15223-1:2021</w:t>
      </w:r>
      <w:r>
        <w:rPr>
          <w:rFonts w:hint="default" w:ascii="Times New Roman" w:hAnsi="Times New Roman" w:eastAsia="宋体" w:cs="Times New Roman"/>
          <w:color w:val="000000"/>
          <w:kern w:val="0"/>
          <w:sz w:val="22"/>
          <w:highlight w:val="none"/>
          <w:lang w:val="en-US" w:eastAsia="zh-CN"/>
        </w:rPr>
        <w:t xml:space="preserve"> </w:t>
      </w:r>
      <w:r>
        <w:rPr>
          <w:rFonts w:ascii="Times New Roman" w:hAnsi="Times New Roman" w:eastAsia="宋体" w:cs="Times New Roman"/>
          <w:color w:val="000000"/>
          <w:kern w:val="0"/>
          <w:sz w:val="22"/>
          <w:highlight w:val="none"/>
        </w:rPr>
        <w:t>Medical devices - Symbols to be used with medical device labels, labelling and information to be supplied - Part 1: General requirements</w:t>
      </w:r>
    </w:p>
    <w:p w14:paraId="55A0D972">
      <w:pPr>
        <w:keepNext w:val="0"/>
        <w:keepLines w:val="0"/>
        <w:widowControl/>
        <w:numPr>
          <w:ilvl w:val="0"/>
          <w:numId w:val="4"/>
        </w:numPr>
        <w:suppressLineNumbers w:val="0"/>
        <w:spacing w:before="0" w:beforeAutospacing="0" w:after="0" w:afterAutospacing="0" w:line="440" w:lineRule="exact"/>
        <w:ind w:left="845" w:leftChars="0" w:right="0" w:hanging="425" w:firstLineChars="0"/>
        <w:jc w:val="left"/>
        <w:rPr>
          <w:rFonts w:hint="default" w:ascii="Times New Roman" w:hAnsi="Times New Roman" w:eastAsia="宋体" w:cs="Times New Roman"/>
          <w:color w:val="000000"/>
          <w:kern w:val="0"/>
          <w:sz w:val="22"/>
          <w:szCs w:val="24"/>
          <w:highlight w:val="none"/>
        </w:rPr>
      </w:pPr>
      <w:r>
        <w:rPr>
          <w:rFonts w:ascii="Times New Roman" w:hAnsi="Times New Roman" w:eastAsia="宋体" w:cs="Times New Roman"/>
          <w:color w:val="000000"/>
          <w:kern w:val="0"/>
          <w:sz w:val="22"/>
          <w:highlight w:val="none"/>
        </w:rPr>
        <w:t>EN ISO 20417:2021</w:t>
      </w:r>
      <w:r>
        <w:rPr>
          <w:rFonts w:hint="default" w:ascii="Times New Roman" w:hAnsi="Times New Roman" w:eastAsia="宋体" w:cs="Times New Roman"/>
          <w:color w:val="000000"/>
          <w:kern w:val="0"/>
          <w:sz w:val="22"/>
          <w:highlight w:val="none"/>
          <w:lang w:val="en-US" w:eastAsia="zh-CN"/>
        </w:rPr>
        <w:t xml:space="preserve"> </w:t>
      </w:r>
      <w:r>
        <w:rPr>
          <w:rFonts w:ascii="Times New Roman" w:hAnsi="Times New Roman" w:eastAsia="宋体" w:cs="Times New Roman"/>
          <w:color w:val="000000"/>
          <w:kern w:val="0"/>
          <w:sz w:val="22"/>
          <w:highlight w:val="none"/>
        </w:rPr>
        <w:t>Medical devices — Information to be supplied by the manufacturer</w:t>
      </w:r>
    </w:p>
    <w:p w14:paraId="05930793">
      <w:pPr>
        <w:keepNext w:val="0"/>
        <w:keepLines w:val="0"/>
        <w:widowControl/>
        <w:numPr>
          <w:ilvl w:val="0"/>
          <w:numId w:val="4"/>
        </w:numPr>
        <w:suppressLineNumbers w:val="0"/>
        <w:spacing w:before="0" w:beforeAutospacing="0" w:after="0" w:afterAutospacing="0" w:line="440" w:lineRule="exact"/>
        <w:ind w:left="845" w:leftChars="0" w:right="0" w:hanging="425" w:firstLineChars="0"/>
        <w:jc w:val="left"/>
        <w:rPr>
          <w:rFonts w:hint="eastAsia" w:ascii="Times New Roman" w:hAnsi="Times New Roman" w:eastAsia="宋体" w:cs="宋体"/>
          <w:bCs/>
          <w:kern w:val="2"/>
          <w:sz w:val="21"/>
          <w:szCs w:val="21"/>
          <w:highlight w:val="none"/>
        </w:rPr>
      </w:pPr>
      <w:r>
        <w:rPr>
          <w:rFonts w:ascii="Times New Roman" w:hAnsi="Times New Roman" w:eastAsia="宋体" w:cs="Times New Roman"/>
          <w:color w:val="000000"/>
          <w:kern w:val="0"/>
          <w:sz w:val="22"/>
          <w:highlight w:val="none"/>
        </w:rPr>
        <w:t>IEC 62366-1:2020</w:t>
      </w:r>
      <w:r>
        <w:rPr>
          <w:rFonts w:hint="default" w:ascii="Times New Roman" w:hAnsi="Times New Roman" w:eastAsia="宋体" w:cs="Times New Roman"/>
          <w:color w:val="000000"/>
          <w:kern w:val="0"/>
          <w:sz w:val="22"/>
          <w:highlight w:val="none"/>
          <w:lang w:val="en-US" w:eastAsia="zh-CN"/>
        </w:rPr>
        <w:t xml:space="preserve"> </w:t>
      </w:r>
      <w:r>
        <w:rPr>
          <w:rFonts w:ascii="Times New Roman" w:hAnsi="Times New Roman" w:eastAsia="宋体" w:cs="Times New Roman"/>
          <w:color w:val="000000"/>
          <w:kern w:val="0"/>
          <w:sz w:val="22"/>
          <w:highlight w:val="none"/>
        </w:rPr>
        <w:t>Medical devices – Part 1: Application of usability engineering to medical devices</w:t>
      </w:r>
    </w:p>
    <w:p w14:paraId="02482893">
      <w:pPr>
        <w:keepNext w:val="0"/>
        <w:keepLines w:val="0"/>
        <w:widowControl/>
        <w:numPr>
          <w:ilvl w:val="0"/>
          <w:numId w:val="4"/>
        </w:numPr>
        <w:suppressLineNumbers w:val="0"/>
        <w:spacing w:before="0" w:beforeAutospacing="0" w:after="0" w:afterAutospacing="0" w:line="440" w:lineRule="exact"/>
        <w:ind w:left="845" w:leftChars="0" w:right="0" w:hanging="425" w:firstLineChars="0"/>
        <w:jc w:val="left"/>
        <w:rPr>
          <w:rFonts w:hint="default" w:ascii="Times New Roman" w:hAnsi="Times New Roman" w:eastAsia="宋体" w:cs="Times New Roman"/>
          <w:color w:val="000000"/>
          <w:sz w:val="22"/>
          <w:szCs w:val="24"/>
          <w:highlight w:val="none"/>
        </w:rPr>
      </w:pPr>
      <w:del w:id="112" w:author="李雅静" w:date="2025-11-20T11:12:43Z">
        <w:r>
          <w:rPr>
            <w:rFonts w:hint="default" w:ascii="Times New Roman" w:hAnsi="Times New Roman" w:eastAsia="宋体" w:cs="Times New Roman"/>
            <w:color w:val="000000"/>
            <w:kern w:val="0"/>
            <w:sz w:val="22"/>
            <w:szCs w:val="24"/>
            <w:highlight w:val="none"/>
            <w:lang w:val="en-US" w:eastAsia="zh-CN" w:bidi="ar"/>
          </w:rPr>
          <w:delText>PAPUWIS</w:delText>
        </w:r>
      </w:del>
      <w:ins w:id="113" w:author="李雅静" w:date="2025-11-20T11:12:43Z">
        <w:r>
          <w:rPr>
            <w:rFonts w:hint="eastAsia" w:ascii="Times New Roman" w:hAnsi="Times New Roman" w:cs="Times New Roman"/>
            <w:color w:val="000000"/>
            <w:kern w:val="0"/>
            <w:sz w:val="22"/>
            <w:szCs w:val="24"/>
            <w:highlight w:val="none"/>
            <w:lang w:val="en-US" w:eastAsia="zh-CN" w:bidi="ar"/>
          </w:rPr>
          <w:t>BCMAS</w:t>
        </w:r>
      </w:ins>
      <w:r>
        <w:rPr>
          <w:rFonts w:hint="default" w:ascii="Times New Roman" w:hAnsi="Times New Roman" w:eastAsia="宋体" w:cs="Times New Roman"/>
          <w:color w:val="000000"/>
          <w:kern w:val="0"/>
          <w:sz w:val="22"/>
          <w:szCs w:val="24"/>
          <w:highlight w:val="none"/>
          <w:lang w:val="en-US" w:eastAsia="zh-CN" w:bidi="ar"/>
        </w:rPr>
        <w:t>-URS-001</w:t>
      </w:r>
      <w:r>
        <w:rPr>
          <w:rFonts w:hint="eastAsia" w:ascii="Times New Roman" w:hAnsi="Times New Roman" w:cs="Times New Roman"/>
          <w:color w:val="000000"/>
          <w:kern w:val="0"/>
          <w:sz w:val="22"/>
          <w:szCs w:val="24"/>
          <w:highlight w:val="none"/>
          <w:lang w:val="en-US" w:eastAsia="zh-CN" w:bidi="ar"/>
        </w:rPr>
        <w:t xml:space="preserve"> </w:t>
      </w:r>
      <w:r>
        <w:rPr>
          <w:rFonts w:hint="default" w:ascii="Times New Roman" w:hAnsi="Times New Roman" w:eastAsia="宋体" w:cs="Times New Roman"/>
          <w:color w:val="000000"/>
          <w:kern w:val="0"/>
          <w:sz w:val="22"/>
          <w:szCs w:val="24"/>
          <w:highlight w:val="none"/>
          <w:lang w:val="en-US" w:eastAsia="zh-CN" w:bidi="ar"/>
        </w:rPr>
        <w:t>User Requirements Design Specification</w:t>
      </w:r>
    </w:p>
    <w:p w14:paraId="7914B402">
      <w:pPr>
        <w:pStyle w:val="2"/>
        <w:rPr>
          <w:rFonts w:ascii="Times New Roman" w:hAnsi="Times New Roman" w:eastAsia="宋体"/>
          <w:color w:val="auto"/>
          <w:highlight w:val="none"/>
        </w:rPr>
      </w:pPr>
      <w:bookmarkStart w:id="29" w:name="_Toc637"/>
      <w:bookmarkStart w:id="30" w:name="_Toc19082"/>
      <w:r>
        <w:rPr>
          <w:rFonts w:hint="eastAsia" w:ascii="Times New Roman" w:hAnsi="Times New Roman" w:eastAsia="宋体"/>
          <w:color w:val="auto"/>
          <w:highlight w:val="none"/>
        </w:rPr>
        <w:t>Product overview</w:t>
      </w:r>
      <w:bookmarkEnd w:id="29"/>
      <w:bookmarkEnd w:id="30"/>
    </w:p>
    <w:p w14:paraId="0B076759">
      <w:pPr>
        <w:pStyle w:val="3"/>
        <w:rPr>
          <w:rFonts w:ascii="Times New Roman" w:hAnsi="Times New Roman" w:eastAsia="宋体"/>
          <w:color w:val="auto"/>
          <w:highlight w:val="none"/>
        </w:rPr>
      </w:pPr>
      <w:r>
        <w:rPr>
          <w:rFonts w:hint="eastAsia" w:ascii="Times New Roman" w:hAnsi="Times New Roman" w:eastAsia="宋体"/>
          <w:color w:val="auto"/>
          <w:highlight w:val="none"/>
        </w:rPr>
        <w:t xml:space="preserve"> </w:t>
      </w:r>
      <w:bookmarkStart w:id="31" w:name="_Toc17134"/>
      <w:bookmarkStart w:id="32" w:name="_Toc24972"/>
      <w:r>
        <w:rPr>
          <w:rFonts w:hint="eastAsia" w:ascii="Times New Roman" w:hAnsi="Times New Roman" w:eastAsia="宋体"/>
          <w:color w:val="auto"/>
          <w:highlight w:val="none"/>
        </w:rPr>
        <w:t>Scope of application/intended purpose</w:t>
      </w:r>
      <w:bookmarkEnd w:id="31"/>
      <w:bookmarkEnd w:id="32"/>
    </w:p>
    <w:p w14:paraId="589A1601">
      <w:pPr>
        <w:spacing w:line="440" w:lineRule="exact"/>
        <w:ind w:firstLine="420"/>
        <w:rPr>
          <w:rFonts w:hint="default" w:ascii="Times New Roman" w:hAnsi="Times New Roman" w:eastAsia="宋体" w:cs="宋体"/>
          <w:i w:val="0"/>
          <w:iCs w:val="0"/>
          <w:caps w:val="0"/>
          <w:color w:val="auto"/>
          <w:spacing w:val="0"/>
          <w:sz w:val="22"/>
          <w:szCs w:val="22"/>
          <w:highlight w:val="none"/>
          <w:u w:val="none"/>
          <w:lang w:eastAsia="zh-CN"/>
        </w:rPr>
      </w:pPr>
      <w:del w:id="114" w:author="李雅静" w:date="2025-11-20T11:13:20Z">
        <w:r>
          <w:rPr>
            <w:rFonts w:hint="default" w:ascii="Times New Roman" w:hAnsi="Times New Roman" w:eastAsia="宋体" w:cs="宋体"/>
            <w:i w:val="0"/>
            <w:iCs w:val="0"/>
            <w:caps w:val="0"/>
            <w:color w:val="auto"/>
            <w:spacing w:val="0"/>
            <w:sz w:val="22"/>
            <w:szCs w:val="22"/>
            <w:highlight w:val="none"/>
            <w:u w:val="none"/>
            <w:lang w:eastAsia="zh-CN"/>
          </w:rPr>
          <w:delText>Breathcare</w:delText>
        </w:r>
      </w:del>
      <w:ins w:id="115" w:author="李雅静" w:date="2025-11-20T11:13:20Z">
        <w:r>
          <w:rPr>
            <w:rFonts w:hint="eastAsia" w:ascii="Times New Roman" w:hAnsi="Times New Roman" w:cs="宋体"/>
            <w:i w:val="0"/>
            <w:iCs w:val="0"/>
            <w:caps w:val="0"/>
            <w:color w:val="auto"/>
            <w:spacing w:val="0"/>
            <w:sz w:val="22"/>
            <w:szCs w:val="22"/>
            <w:highlight w:val="none"/>
            <w:u w:val="none"/>
            <w:lang w:eastAsia="zh-CN"/>
          </w:rPr>
          <w:t>BreathCare</w:t>
        </w:r>
      </w:ins>
      <w:r>
        <w:rPr>
          <w:rFonts w:hint="default" w:ascii="Times New Roman" w:hAnsi="Times New Roman" w:eastAsia="宋体" w:cs="宋体"/>
          <w:i w:val="0"/>
          <w:iCs w:val="0"/>
          <w:caps w:val="0"/>
          <w:color w:val="auto"/>
          <w:spacing w:val="0"/>
          <w:sz w:val="22"/>
          <w:szCs w:val="22"/>
          <w:highlight w:val="none"/>
          <w:u w:val="none"/>
          <w:lang w:eastAsia="zh-CN"/>
        </w:rPr>
        <w:t xml:space="preserve"> Management System is a web-based solution for healthcare specialists intended to:</w:t>
      </w:r>
    </w:p>
    <w:p w14:paraId="24908218">
      <w:pPr>
        <w:spacing w:line="440" w:lineRule="exact"/>
        <w:ind w:firstLine="420"/>
        <w:rPr>
          <w:rFonts w:hint="default" w:ascii="Times New Roman" w:hAnsi="Times New Roman" w:eastAsia="宋体" w:cs="宋体"/>
          <w:i w:val="0"/>
          <w:iCs w:val="0"/>
          <w:caps w:val="0"/>
          <w:color w:val="auto"/>
          <w:spacing w:val="0"/>
          <w:sz w:val="22"/>
          <w:szCs w:val="22"/>
          <w:highlight w:val="none"/>
          <w:u w:val="none"/>
          <w:lang w:eastAsia="zh-CN"/>
        </w:rPr>
      </w:pPr>
      <w:r>
        <w:rPr>
          <w:rFonts w:hint="default" w:ascii="Times New Roman" w:hAnsi="Times New Roman" w:eastAsia="宋体" w:cs="宋体"/>
          <w:i w:val="0"/>
          <w:iCs w:val="0"/>
          <w:caps w:val="0"/>
          <w:color w:val="auto"/>
          <w:spacing w:val="0"/>
          <w:sz w:val="22"/>
          <w:szCs w:val="22"/>
          <w:highlight w:val="none"/>
          <w:u w:val="none"/>
          <w:lang w:eastAsia="zh-CN"/>
        </w:rPr>
        <w:t>• assist in the diagnosis of sleep disordered breathing in adult patients through analysis of data recorded by the compatible home sleep test device of this system.</w:t>
      </w:r>
    </w:p>
    <w:p w14:paraId="1C533527">
      <w:pPr>
        <w:spacing w:line="440" w:lineRule="exact"/>
        <w:ind w:firstLine="420"/>
        <w:rPr>
          <w:rFonts w:hint="eastAsia" w:ascii="Times New Roman" w:hAnsi="Times New Roman" w:eastAsia="宋体"/>
          <w:color w:val="auto"/>
          <w:sz w:val="21"/>
          <w:szCs w:val="21"/>
          <w:highlight w:val="none"/>
          <w:lang w:eastAsia="zh-CN"/>
        </w:rPr>
      </w:pPr>
      <w:r>
        <w:rPr>
          <w:rFonts w:hint="default" w:ascii="Times New Roman" w:hAnsi="Times New Roman" w:eastAsia="宋体" w:cs="宋体"/>
          <w:i w:val="0"/>
          <w:iCs w:val="0"/>
          <w:caps w:val="0"/>
          <w:color w:val="auto"/>
          <w:spacing w:val="0"/>
          <w:sz w:val="22"/>
          <w:szCs w:val="22"/>
          <w:highlight w:val="none"/>
          <w:u w:val="none"/>
          <w:lang w:eastAsia="zh-CN"/>
        </w:rPr>
        <w:t xml:space="preserve">• </w:t>
      </w:r>
      <w:ins w:id="116" w:author="李雅静" w:date="2025-11-20T11:15:33Z">
        <w:r>
          <w:rPr>
            <w:rFonts w:hint="default" w:ascii="Times New Roman" w:hAnsi="Times New Roman" w:eastAsia="宋体" w:cs="宋体"/>
            <w:i w:val="0"/>
            <w:iCs w:val="0"/>
            <w:caps w:val="0"/>
            <w:color w:val="auto"/>
            <w:spacing w:val="0"/>
            <w:sz w:val="22"/>
            <w:szCs w:val="22"/>
            <w:highlight w:val="none"/>
            <w:u w:val="none"/>
            <w:lang w:eastAsia="zh-CN"/>
          </w:rPr>
          <w:t>ransfer and display device and therapeutic information that has been transmitted remotely from the patient’s therapy device. It is intended to support the standard follow-up care of patients who have been prescribed a compatible Yuwell therapeutic device (including but not limited to YH-390N</w:t>
        </w:r>
      </w:ins>
      <w:ins w:id="117" w:author="李雅静" w:date="2025-11-26T09:16:09Z">
        <w:r>
          <w:rPr>
            <w:rFonts w:hint="default" w:ascii="Times New Roman" w:hAnsi="Times New Roman"/>
            <w:color w:val="auto"/>
            <w:sz w:val="22"/>
            <w:szCs w:val="22"/>
            <w:highlight w:val="none"/>
            <w:u w:val="none"/>
          </w:rPr>
          <w:t>, YH-390 and YH-680</w:t>
        </w:r>
      </w:ins>
      <w:ins w:id="118" w:author="李雅静" w:date="2025-11-20T11:15:33Z">
        <w:r>
          <w:rPr>
            <w:rFonts w:hint="default" w:ascii="Times New Roman" w:hAnsi="Times New Roman" w:eastAsia="宋体" w:cs="宋体"/>
            <w:i w:val="0"/>
            <w:iCs w:val="0"/>
            <w:caps w:val="0"/>
            <w:color w:val="auto"/>
            <w:spacing w:val="0"/>
            <w:sz w:val="22"/>
            <w:szCs w:val="22"/>
            <w:highlight w:val="none"/>
            <w:u w:val="none"/>
            <w:lang w:eastAsia="zh-CN"/>
          </w:rPr>
          <w:t>).The system can also adjust settings remotely for non-life support devices only.</w:t>
        </w:r>
      </w:ins>
      <w:del w:id="119" w:author="李雅静" w:date="2025-11-20T11:15:33Z">
        <w:r>
          <w:rPr>
            <w:rFonts w:hint="default" w:ascii="Times New Roman" w:hAnsi="Times New Roman" w:eastAsia="宋体" w:cs="宋体"/>
            <w:i w:val="0"/>
            <w:iCs w:val="0"/>
            <w:caps w:val="0"/>
            <w:color w:val="auto"/>
            <w:spacing w:val="0"/>
            <w:sz w:val="22"/>
            <w:szCs w:val="22"/>
            <w:highlight w:val="none"/>
            <w:u w:val="none"/>
            <w:lang w:eastAsia="zh-CN"/>
          </w:rPr>
          <w:delText>transfer and display device and therapeutic information that has been transmitted remotely from the patient’s therapy device. It is intended to support the standard follow-up care of patients who have been prescribed a compatible Yuwell therapy device. The system also provides remote settings capabilities for non-life support devices only.</w:delText>
        </w:r>
      </w:del>
    </w:p>
    <w:p w14:paraId="05A32631">
      <w:pPr>
        <w:pStyle w:val="3"/>
        <w:rPr>
          <w:rFonts w:ascii="Times New Roman" w:hAnsi="Times New Roman" w:eastAsia="宋体"/>
          <w:color w:val="auto"/>
          <w:highlight w:val="none"/>
        </w:rPr>
      </w:pPr>
      <w:bookmarkStart w:id="33" w:name="_Toc9086"/>
      <w:bookmarkStart w:id="34" w:name="_Toc27514"/>
      <w:r>
        <w:rPr>
          <w:rFonts w:hint="eastAsia" w:ascii="Times New Roman" w:hAnsi="Times New Roman" w:eastAsia="宋体"/>
          <w:color w:val="auto"/>
          <w:highlight w:val="none"/>
        </w:rPr>
        <w:t>Use scenario</w:t>
      </w:r>
      <w:bookmarkEnd w:id="33"/>
      <w:bookmarkEnd w:id="34"/>
    </w:p>
    <w:p w14:paraId="75C1E9DC">
      <w:pPr>
        <w:spacing w:line="440" w:lineRule="exact"/>
        <w:ind w:firstLine="420"/>
        <w:rPr>
          <w:rFonts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This product is used for clinicians and healthcare providers to manage the individual users who use ventilators and the treatment data generated, and to remotely adjust device parameters.</w:t>
      </w:r>
    </w:p>
    <w:p w14:paraId="772C3C26">
      <w:pPr>
        <w:pStyle w:val="3"/>
        <w:rPr>
          <w:rFonts w:ascii="Times New Roman" w:hAnsi="Times New Roman" w:eastAsia="宋体"/>
          <w:color w:val="auto"/>
          <w:highlight w:val="none"/>
        </w:rPr>
      </w:pPr>
      <w:r>
        <w:rPr>
          <w:rFonts w:hint="eastAsia" w:ascii="Times New Roman" w:hAnsi="Times New Roman" w:eastAsia="宋体"/>
          <w:color w:val="auto"/>
          <w:highlight w:val="none"/>
        </w:rPr>
        <w:t xml:space="preserve"> </w:t>
      </w:r>
      <w:bookmarkStart w:id="35" w:name="_Toc5267"/>
      <w:bookmarkStart w:id="36" w:name="_Toc14528"/>
      <w:r>
        <w:rPr>
          <w:rFonts w:hint="eastAsia" w:ascii="Times New Roman" w:hAnsi="Times New Roman" w:eastAsia="宋体"/>
          <w:color w:val="auto"/>
          <w:highlight w:val="none"/>
        </w:rPr>
        <w:t>Restrictions on clinical use</w:t>
      </w:r>
      <w:bookmarkEnd w:id="35"/>
      <w:bookmarkEnd w:id="36"/>
    </w:p>
    <w:p w14:paraId="0AA2E10E">
      <w:pPr>
        <w:pStyle w:val="4"/>
        <w:rPr>
          <w:rFonts w:ascii="Times New Roman" w:hAnsi="Times New Roman" w:eastAsia="宋体"/>
          <w:color w:val="auto"/>
          <w:highlight w:val="none"/>
        </w:rPr>
      </w:pPr>
      <w:bookmarkStart w:id="37" w:name="_Toc24498"/>
      <w:bookmarkStart w:id="38" w:name="_Toc18413"/>
      <w:r>
        <w:rPr>
          <w:rFonts w:hint="eastAsia" w:ascii="Times New Roman" w:hAnsi="Times New Roman" w:eastAsia="宋体"/>
          <w:color w:val="auto"/>
          <w:highlight w:val="none"/>
        </w:rPr>
        <w:t>User restrictions</w:t>
      </w:r>
      <w:bookmarkEnd w:id="37"/>
      <w:bookmarkEnd w:id="38"/>
    </w:p>
    <w:p w14:paraId="21F911C4">
      <w:pPr>
        <w:spacing w:line="440" w:lineRule="exact"/>
        <w:ind w:firstLine="420"/>
        <w:rPr>
          <w:rFonts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The main users of this software are</w:t>
      </w:r>
      <w:r>
        <w:rPr>
          <w:rFonts w:hint="eastAsia" w:ascii="Times New Roman" w:hAnsi="Times New Roman"/>
          <w:color w:val="auto"/>
          <w:sz w:val="21"/>
          <w:szCs w:val="21"/>
          <w:highlight w:val="none"/>
          <w:lang w:val="en-US" w:eastAsia="zh-CN"/>
        </w:rPr>
        <w:t xml:space="preserve"> </w:t>
      </w:r>
      <w:r>
        <w:rPr>
          <w:rFonts w:hint="eastAsia" w:ascii="Times New Roman" w:hAnsi="Times New Roman" w:eastAsia="宋体"/>
          <w:color w:val="auto"/>
          <w:sz w:val="21"/>
          <w:szCs w:val="21"/>
          <w:highlight w:val="none"/>
        </w:rPr>
        <w:t>clinicians and healthcare providers, and it can be used with basic computer operation foundation.</w:t>
      </w:r>
    </w:p>
    <w:p w14:paraId="05B1CB97">
      <w:pPr>
        <w:pStyle w:val="4"/>
        <w:rPr>
          <w:rFonts w:ascii="Times New Roman" w:hAnsi="Times New Roman" w:eastAsia="宋体"/>
          <w:color w:val="auto"/>
          <w:highlight w:val="none"/>
        </w:rPr>
      </w:pPr>
      <w:bookmarkStart w:id="39" w:name="_Toc19673"/>
      <w:bookmarkStart w:id="40" w:name="_Toc24363"/>
      <w:r>
        <w:rPr>
          <w:rFonts w:hint="eastAsia" w:ascii="Times New Roman" w:hAnsi="Times New Roman" w:eastAsia="宋体"/>
          <w:color w:val="auto"/>
          <w:highlight w:val="none"/>
        </w:rPr>
        <w:t>Product restriction</w:t>
      </w:r>
      <w:bookmarkEnd w:id="39"/>
      <w:bookmarkEnd w:id="40"/>
    </w:p>
    <w:p w14:paraId="61286285">
      <w:pPr>
        <w:spacing w:line="440" w:lineRule="exact"/>
        <w:ind w:firstLine="420"/>
        <w:rPr>
          <w:rFonts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It is lower than the product running environment configuration, thus it is not recommended to use this product.</w:t>
      </w:r>
    </w:p>
    <w:p w14:paraId="1B67DF81">
      <w:pPr>
        <w:pStyle w:val="3"/>
        <w:rPr>
          <w:rFonts w:ascii="Times New Roman" w:hAnsi="Times New Roman" w:eastAsia="宋体"/>
          <w:color w:val="auto"/>
          <w:highlight w:val="none"/>
        </w:rPr>
      </w:pPr>
      <w:bookmarkStart w:id="41" w:name="_Toc482459119"/>
      <w:r>
        <w:rPr>
          <w:rFonts w:hint="eastAsia" w:ascii="Times New Roman" w:hAnsi="Times New Roman" w:eastAsia="宋体"/>
          <w:color w:val="auto"/>
          <w:highlight w:val="none"/>
        </w:rPr>
        <w:t xml:space="preserve"> </w:t>
      </w:r>
      <w:bookmarkEnd w:id="41"/>
      <w:bookmarkStart w:id="42" w:name="_Toc19056"/>
      <w:bookmarkStart w:id="43" w:name="_Toc8300"/>
      <w:r>
        <w:rPr>
          <w:rFonts w:hint="eastAsia" w:ascii="Times New Roman" w:hAnsi="Times New Roman" w:eastAsia="宋体"/>
          <w:color w:val="auto"/>
          <w:highlight w:val="none"/>
        </w:rPr>
        <w:t>Operating environment</w:t>
      </w:r>
      <w:bookmarkEnd w:id="42"/>
      <w:bookmarkEnd w:id="43"/>
    </w:p>
    <w:p w14:paraId="0DFF0430">
      <w:pPr>
        <w:spacing w:before="240" w:line="440" w:lineRule="exact"/>
        <w:rPr>
          <w:rFonts w:hint="eastAsia" w:ascii="Times New Roman" w:hAnsi="Times New Roman" w:eastAsia="宋体"/>
          <w:color w:val="auto"/>
          <w:sz w:val="21"/>
          <w:szCs w:val="21"/>
          <w:highlight w:val="none"/>
          <w:lang w:eastAsia="zh"/>
        </w:rPr>
      </w:pPr>
      <w:r>
        <w:rPr>
          <w:rFonts w:hint="eastAsia" w:ascii="Times New Roman" w:hAnsi="Times New Roman" w:eastAsia="宋体"/>
          <w:color w:val="auto"/>
          <w:sz w:val="21"/>
          <w:szCs w:val="21"/>
          <w:highlight w:val="none"/>
        </w:rPr>
        <w:t>（</w:t>
      </w:r>
      <w:r>
        <w:rPr>
          <w:rFonts w:hint="eastAsia" w:ascii="Times New Roman" w:hAnsi="Times New Roman" w:eastAsia="宋体"/>
          <w:color w:val="auto"/>
          <w:sz w:val="21"/>
          <w:szCs w:val="21"/>
          <w:highlight w:val="none"/>
          <w:lang w:eastAsia="zh"/>
        </w:rPr>
        <w:t>1</w:t>
      </w:r>
      <w:r>
        <w:rPr>
          <w:rFonts w:hint="eastAsia" w:ascii="Times New Roman" w:hAnsi="Times New Roman" w:eastAsia="宋体"/>
          <w:color w:val="auto"/>
          <w:sz w:val="21"/>
          <w:szCs w:val="21"/>
          <w:highlight w:val="none"/>
        </w:rPr>
        <w:t>）</w:t>
      </w:r>
      <w:r>
        <w:rPr>
          <w:rFonts w:hint="eastAsia" w:ascii="Times New Roman" w:hAnsi="Times New Roman" w:eastAsia="宋体"/>
          <w:color w:val="auto"/>
          <w:sz w:val="21"/>
          <w:szCs w:val="21"/>
          <w:highlight w:val="none"/>
          <w:lang w:eastAsia="zh"/>
        </w:rPr>
        <w:t>Operating environment</w:t>
      </w:r>
    </w:p>
    <w:p w14:paraId="7852E3D4">
      <w:pPr>
        <w:spacing w:before="240" w:line="440" w:lineRule="exact"/>
        <w:rPr>
          <w:rFonts w:hint="eastAsia" w:ascii="Times New Roman" w:hAnsi="Times New Roman" w:eastAsia="宋体"/>
          <w:color w:val="auto"/>
          <w:sz w:val="21"/>
          <w:szCs w:val="21"/>
          <w:highlight w:val="none"/>
          <w:lang w:eastAsia="zh"/>
        </w:rPr>
      </w:pP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22"/>
        <w:gridCol w:w="3323"/>
        <w:gridCol w:w="3323"/>
      </w:tblGrid>
      <w:tr w14:paraId="3E256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vAlign w:val="top"/>
          </w:tcPr>
          <w:p w14:paraId="17B6F83C">
            <w:pPr>
              <w:keepNext w:val="0"/>
              <w:keepLines w:val="0"/>
              <w:widowControl/>
              <w:suppressLineNumbers w:val="0"/>
              <w:autoSpaceDE w:val="0"/>
              <w:autoSpaceDN w:val="0"/>
              <w:adjustRightInd w:val="0"/>
              <w:spacing w:before="156" w:beforeLines="50" w:beforeAutospacing="0" w:after="156" w:afterLines="50" w:afterAutospacing="0" w:line="360" w:lineRule="auto"/>
              <w:ind w:left="0" w:leftChars="0" w:right="0" w:rightChars="0"/>
              <w:jc w:val="left"/>
              <w:outlineLvl w:val="1"/>
              <w:rPr>
                <w:rFonts w:hint="eastAsia" w:ascii="Times New Roman" w:hAnsi="Times New Roman" w:eastAsia="宋体" w:cs="宋体"/>
                <w:b/>
                <w:bCs w:val="0"/>
                <w:sz w:val="21"/>
                <w:szCs w:val="21"/>
                <w:highlight w:val="none"/>
                <w:vertAlign w:val="baseline"/>
                <w:lang w:val="en-US" w:eastAsia="zh-CN" w:bidi="ar-SA"/>
              </w:rPr>
            </w:pPr>
            <w:r>
              <w:rPr>
                <w:rFonts w:hint="default" w:ascii="Times New Roman" w:hAnsi="Times New Roman" w:cs="Times New Roman"/>
                <w:b/>
                <w:sz w:val="21"/>
                <w:szCs w:val="21"/>
              </w:rPr>
              <w:t>Parameter</w:t>
            </w:r>
          </w:p>
        </w:tc>
        <w:tc>
          <w:tcPr>
            <w:tcW w:w="3323" w:type="dxa"/>
            <w:vAlign w:val="top"/>
          </w:tcPr>
          <w:p w14:paraId="2C4CC605">
            <w:pPr>
              <w:keepNext w:val="0"/>
              <w:keepLines w:val="0"/>
              <w:widowControl/>
              <w:suppressLineNumbers w:val="0"/>
              <w:autoSpaceDE w:val="0"/>
              <w:autoSpaceDN w:val="0"/>
              <w:adjustRightInd w:val="0"/>
              <w:spacing w:before="156" w:beforeLines="50" w:beforeAutospacing="0" w:after="156" w:afterLines="50" w:afterAutospacing="0" w:line="360" w:lineRule="auto"/>
              <w:ind w:left="0" w:leftChars="0" w:right="0" w:rightChars="0"/>
              <w:jc w:val="left"/>
              <w:outlineLvl w:val="1"/>
              <w:rPr>
                <w:rFonts w:hint="default" w:ascii="Times New Roman" w:hAnsi="Times New Roman" w:eastAsia="宋体" w:cs="宋体"/>
                <w:b/>
                <w:bCs w:val="0"/>
                <w:sz w:val="21"/>
                <w:szCs w:val="21"/>
                <w:highlight w:val="none"/>
                <w:vertAlign w:val="baseline"/>
                <w:lang w:val="en-US" w:eastAsia="zh-CN" w:bidi="ar-SA"/>
              </w:rPr>
            </w:pPr>
            <w:r>
              <w:rPr>
                <w:rFonts w:hint="default" w:ascii="Times New Roman" w:hAnsi="Times New Roman" w:cs="Times New Roman"/>
                <w:b/>
                <w:sz w:val="21"/>
                <w:szCs w:val="21"/>
              </w:rPr>
              <w:t>Server</w:t>
            </w:r>
          </w:p>
        </w:tc>
        <w:tc>
          <w:tcPr>
            <w:tcW w:w="3323" w:type="dxa"/>
            <w:vAlign w:val="top"/>
          </w:tcPr>
          <w:p w14:paraId="0E43D533">
            <w:pPr>
              <w:keepNext w:val="0"/>
              <w:keepLines w:val="0"/>
              <w:widowControl/>
              <w:suppressLineNumbers w:val="0"/>
              <w:autoSpaceDE w:val="0"/>
              <w:autoSpaceDN w:val="0"/>
              <w:adjustRightInd w:val="0"/>
              <w:spacing w:before="156" w:beforeLines="50" w:beforeAutospacing="0" w:after="156" w:afterLines="50" w:afterAutospacing="0" w:line="360" w:lineRule="auto"/>
              <w:ind w:left="0" w:leftChars="0" w:right="0" w:rightChars="0"/>
              <w:jc w:val="left"/>
              <w:outlineLvl w:val="1"/>
              <w:rPr>
                <w:rFonts w:hint="eastAsia" w:ascii="Times New Roman" w:hAnsi="Times New Roman" w:eastAsia="宋体" w:cs="宋体"/>
                <w:b/>
                <w:bCs w:val="0"/>
                <w:sz w:val="21"/>
                <w:szCs w:val="21"/>
                <w:highlight w:val="none"/>
                <w:vertAlign w:val="baseline"/>
                <w:lang w:val="en-US" w:eastAsia="zh-CN" w:bidi="ar-SA"/>
              </w:rPr>
            </w:pPr>
            <w:r>
              <w:rPr>
                <w:rFonts w:hint="default" w:ascii="Times New Roman" w:hAnsi="Times New Roman" w:cs="Times New Roman"/>
                <w:b/>
                <w:sz w:val="21"/>
                <w:szCs w:val="21"/>
              </w:rPr>
              <w:t>Client</w:t>
            </w:r>
          </w:p>
        </w:tc>
      </w:tr>
      <w:tr w14:paraId="0391F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vAlign w:val="top"/>
          </w:tcPr>
          <w:p w14:paraId="7749D3E6">
            <w:pPr>
              <w:keepNext w:val="0"/>
              <w:keepLines w:val="0"/>
              <w:widowControl/>
              <w:suppressLineNumbers w:val="0"/>
              <w:autoSpaceDE w:val="0"/>
              <w:autoSpaceDN w:val="0"/>
              <w:adjustRightInd w:val="0"/>
              <w:spacing w:before="156" w:beforeLines="50" w:beforeAutospacing="0" w:after="156" w:afterLines="50" w:afterAutospacing="0" w:line="360" w:lineRule="auto"/>
              <w:ind w:left="0" w:leftChars="0" w:right="0" w:rightChars="0"/>
              <w:jc w:val="left"/>
              <w:outlineLvl w:val="1"/>
              <w:rPr>
                <w:rFonts w:hint="default" w:ascii="Times New Roman" w:hAnsi="Times New Roman" w:eastAsia="宋体" w:cs="宋体"/>
                <w:bCs/>
                <w:sz w:val="21"/>
                <w:szCs w:val="21"/>
                <w:highlight w:val="none"/>
                <w:vertAlign w:val="baseline"/>
                <w:lang w:val="en-US" w:eastAsia="zh-CN" w:bidi="ar-SA"/>
              </w:rPr>
            </w:pPr>
            <w:r>
              <w:rPr>
                <w:rFonts w:hint="default" w:ascii="Times New Roman" w:hAnsi="Times New Roman" w:eastAsia="宋体" w:cs="Times New Roman"/>
                <w:bCs/>
                <w:sz w:val="21"/>
                <w:szCs w:val="21"/>
                <w:vertAlign w:val="baseline"/>
                <w:lang w:val="en-US" w:eastAsia="zh-CN"/>
                <w:woUserID w:val="1"/>
              </w:rPr>
              <w:t>CPU</w:t>
            </w:r>
          </w:p>
        </w:tc>
        <w:tc>
          <w:tcPr>
            <w:tcW w:w="3323" w:type="dxa"/>
            <w:vAlign w:val="center"/>
          </w:tcPr>
          <w:p w14:paraId="2B05B1E8">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leftChars="0" w:right="0" w:rightChars="0"/>
              <w:jc w:val="both"/>
              <w:outlineLvl w:val="1"/>
              <w:rPr>
                <w:rFonts w:hint="eastAsia" w:ascii="Times New Roman" w:hAnsi="Times New Roman" w:eastAsia="宋体" w:cs="Times New Roman"/>
                <w:bCs/>
                <w:sz w:val="21"/>
                <w:szCs w:val="21"/>
                <w:highlight w:val="none"/>
                <w:vertAlign w:val="baseline"/>
                <w:lang w:val="en-US" w:eastAsia="zh-CN" w:bidi="ar-SA"/>
              </w:rPr>
            </w:pPr>
            <w:r>
              <w:rPr>
                <w:rFonts w:hint="default" w:ascii="Times New Roman" w:hAnsi="Times New Roman" w:eastAsia="宋体" w:cs="Times New Roman"/>
                <w:bCs/>
                <w:kern w:val="2"/>
                <w:sz w:val="21"/>
                <w:szCs w:val="21"/>
                <w:highlight w:val="none"/>
                <w:lang w:val="en-US" w:eastAsia="zh-CN"/>
                <w:woUserID w:val="1"/>
              </w:rPr>
              <w:t>4</w:t>
            </w:r>
            <w:r>
              <w:rPr>
                <w:rFonts w:hint="default" w:ascii="Times New Roman" w:hAnsi="Times New Roman" w:cs="Times New Roman"/>
                <w:bCs/>
                <w:kern w:val="2"/>
                <w:sz w:val="21"/>
                <w:szCs w:val="21"/>
                <w:highlight w:val="none"/>
                <w:lang w:val="en-US" w:eastAsia="zh"/>
                <w:woUserID w:val="2"/>
              </w:rPr>
              <w:t xml:space="preserve"> cores and above</w:t>
            </w:r>
          </w:p>
        </w:tc>
        <w:tc>
          <w:tcPr>
            <w:tcW w:w="3323" w:type="dxa"/>
            <w:vAlign w:val="center"/>
          </w:tcPr>
          <w:p w14:paraId="4D7223D7">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leftChars="0" w:right="0" w:rightChars="0"/>
              <w:jc w:val="both"/>
              <w:outlineLvl w:val="1"/>
              <w:rPr>
                <w:rFonts w:hint="default" w:ascii="Times New Roman" w:hAnsi="Times New Roman" w:eastAsia="宋体" w:cs="宋体"/>
                <w:bCs/>
                <w:sz w:val="21"/>
                <w:szCs w:val="21"/>
                <w:highlight w:val="none"/>
                <w:vertAlign w:val="baseline"/>
                <w:lang w:val="en-US" w:eastAsia="zh-CN" w:bidi="ar-SA"/>
              </w:rPr>
            </w:pPr>
            <w:r>
              <w:rPr>
                <w:rFonts w:hint="default" w:ascii="Times New Roman" w:hAnsi="Times New Roman" w:eastAsia="宋体" w:cs="Times New Roman"/>
                <w:bCs/>
                <w:kern w:val="2"/>
                <w:sz w:val="21"/>
                <w:szCs w:val="21"/>
                <w:highlight w:val="none"/>
                <w:lang w:val="en-US" w:eastAsia="zh-CN"/>
                <w:woUserID w:val="1"/>
              </w:rPr>
              <w:t>4</w:t>
            </w:r>
            <w:r>
              <w:rPr>
                <w:rFonts w:hint="default" w:ascii="Times New Roman" w:hAnsi="Times New Roman" w:cs="Times New Roman"/>
                <w:bCs/>
                <w:kern w:val="2"/>
                <w:sz w:val="21"/>
                <w:szCs w:val="21"/>
                <w:highlight w:val="none"/>
                <w:lang w:val="en-US" w:eastAsia="zh"/>
                <w:woUserID w:val="2"/>
              </w:rPr>
              <w:t xml:space="preserve"> cores and above</w:t>
            </w:r>
          </w:p>
        </w:tc>
      </w:tr>
      <w:tr w14:paraId="6A916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vAlign w:val="top"/>
          </w:tcPr>
          <w:p w14:paraId="47F033FB">
            <w:pPr>
              <w:keepNext w:val="0"/>
              <w:keepLines w:val="0"/>
              <w:widowControl/>
              <w:suppressLineNumbers w:val="0"/>
              <w:autoSpaceDE w:val="0"/>
              <w:autoSpaceDN w:val="0"/>
              <w:adjustRightInd w:val="0"/>
              <w:spacing w:before="156" w:beforeLines="50" w:beforeAutospacing="0" w:after="156" w:afterLines="50" w:afterAutospacing="0" w:line="360" w:lineRule="auto"/>
              <w:ind w:left="0" w:leftChars="0" w:right="0" w:rightChars="0"/>
              <w:jc w:val="left"/>
              <w:outlineLvl w:val="1"/>
              <w:rPr>
                <w:rFonts w:hint="default" w:ascii="Times New Roman" w:hAnsi="Times New Roman" w:eastAsia="宋体" w:cs="宋体"/>
                <w:bCs/>
                <w:sz w:val="21"/>
                <w:szCs w:val="21"/>
                <w:highlight w:val="none"/>
                <w:vertAlign w:val="baseline"/>
                <w:lang w:val="en-US" w:eastAsia="zh-CN" w:bidi="ar-SA"/>
              </w:rPr>
            </w:pPr>
            <w:r>
              <w:rPr>
                <w:rFonts w:hint="default" w:ascii="Times New Roman" w:hAnsi="Times New Roman" w:cs="Times New Roman"/>
                <w:bCs/>
                <w:sz w:val="21"/>
                <w:szCs w:val="21"/>
                <w:woUserID w:val="1"/>
              </w:rPr>
              <w:t>RAM</w:t>
            </w:r>
          </w:p>
        </w:tc>
        <w:tc>
          <w:tcPr>
            <w:tcW w:w="3323" w:type="dxa"/>
            <w:vAlign w:val="center"/>
          </w:tcPr>
          <w:p w14:paraId="5ACA2A98">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leftChars="0" w:right="0" w:rightChars="0"/>
              <w:jc w:val="both"/>
              <w:outlineLvl w:val="1"/>
              <w:rPr>
                <w:rFonts w:hint="default" w:ascii="Times New Roman" w:hAnsi="Times New Roman" w:eastAsia="宋体" w:cs="宋体"/>
                <w:bCs/>
                <w:sz w:val="21"/>
                <w:szCs w:val="21"/>
                <w:highlight w:val="none"/>
                <w:vertAlign w:val="baseline"/>
                <w:lang w:val="en-US" w:eastAsia="zh-CN" w:bidi="ar-SA"/>
              </w:rPr>
            </w:pPr>
            <w:r>
              <w:rPr>
                <w:rFonts w:hint="default" w:ascii="Times New Roman" w:hAnsi="Times New Roman" w:eastAsia="宋体" w:cs="Times New Roman"/>
                <w:bCs/>
                <w:kern w:val="2"/>
                <w:sz w:val="21"/>
                <w:szCs w:val="21"/>
                <w:highlight w:val="none"/>
                <w:lang w:val="en-US" w:eastAsia="zh-CN" w:bidi="ar"/>
                <w:woUserID w:val="1"/>
              </w:rPr>
              <w:t>8GB</w:t>
            </w:r>
            <w:r>
              <w:rPr>
                <w:rFonts w:hint="default" w:ascii="Times New Roman" w:hAnsi="Times New Roman" w:cs="Times New Roman"/>
                <w:bCs/>
                <w:kern w:val="2"/>
                <w:sz w:val="21"/>
                <w:szCs w:val="21"/>
                <w:highlight w:val="none"/>
                <w:lang w:val="en-US" w:eastAsia="zh" w:bidi="ar"/>
                <w:woUserID w:val="2"/>
              </w:rPr>
              <w:t xml:space="preserve"> and above</w:t>
            </w:r>
          </w:p>
        </w:tc>
        <w:tc>
          <w:tcPr>
            <w:tcW w:w="3323" w:type="dxa"/>
            <w:vAlign w:val="center"/>
          </w:tcPr>
          <w:p w14:paraId="2023DE7F">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leftChars="0" w:right="0" w:rightChars="0"/>
              <w:jc w:val="both"/>
              <w:outlineLvl w:val="1"/>
              <w:rPr>
                <w:rFonts w:hint="eastAsia" w:ascii="Times New Roman" w:hAnsi="Times New Roman" w:eastAsia="宋体" w:cs="Times New Roman"/>
                <w:bCs/>
                <w:sz w:val="21"/>
                <w:szCs w:val="21"/>
                <w:highlight w:val="none"/>
                <w:vertAlign w:val="baseline"/>
                <w:lang w:val="en-US" w:eastAsia="zh-CN" w:bidi="ar-SA"/>
              </w:rPr>
            </w:pPr>
            <w:r>
              <w:rPr>
                <w:rFonts w:hint="default" w:ascii="Times New Roman" w:hAnsi="Times New Roman" w:eastAsia="宋体" w:cs="Times New Roman"/>
                <w:bCs/>
                <w:kern w:val="2"/>
                <w:sz w:val="21"/>
                <w:szCs w:val="21"/>
                <w:highlight w:val="none"/>
                <w:lang w:val="en-US" w:eastAsia="zh-CN" w:bidi="ar"/>
                <w:woUserID w:val="1"/>
              </w:rPr>
              <w:t>4GB</w:t>
            </w:r>
            <w:r>
              <w:rPr>
                <w:rFonts w:hint="default" w:ascii="Times New Roman" w:hAnsi="Times New Roman" w:cs="Times New Roman"/>
                <w:bCs/>
                <w:kern w:val="2"/>
                <w:sz w:val="21"/>
                <w:szCs w:val="21"/>
                <w:highlight w:val="none"/>
                <w:lang w:val="en-US" w:eastAsia="zh" w:bidi="ar"/>
                <w:woUserID w:val="2"/>
              </w:rPr>
              <w:t xml:space="preserve"> and above</w:t>
            </w:r>
          </w:p>
        </w:tc>
      </w:tr>
      <w:tr w14:paraId="3D646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vAlign w:val="top"/>
          </w:tcPr>
          <w:p w14:paraId="2F6B4456">
            <w:pPr>
              <w:keepNext w:val="0"/>
              <w:keepLines w:val="0"/>
              <w:widowControl/>
              <w:suppressLineNumbers w:val="0"/>
              <w:autoSpaceDE w:val="0"/>
              <w:autoSpaceDN w:val="0"/>
              <w:adjustRightInd w:val="0"/>
              <w:spacing w:before="156" w:beforeLines="50" w:beforeAutospacing="0" w:after="156" w:afterLines="50" w:afterAutospacing="0" w:line="360" w:lineRule="auto"/>
              <w:ind w:left="0" w:leftChars="0" w:right="0" w:rightChars="0"/>
              <w:jc w:val="left"/>
              <w:outlineLvl w:val="1"/>
              <w:rPr>
                <w:rFonts w:hint="default" w:ascii="Times New Roman" w:hAnsi="Times New Roman" w:eastAsia="宋体" w:cs="宋体"/>
                <w:bCs/>
                <w:sz w:val="21"/>
                <w:szCs w:val="21"/>
                <w:highlight w:val="none"/>
                <w:vertAlign w:val="baseline"/>
                <w:lang w:val="en-US" w:eastAsia="zh-CN" w:bidi="ar-SA"/>
              </w:rPr>
            </w:pPr>
            <w:r>
              <w:rPr>
                <w:rFonts w:hint="eastAsia" w:ascii="Times New Roman" w:hAnsi="Times New Roman" w:eastAsia="宋体" w:cs="Times New Roman"/>
                <w:bCs/>
                <w:sz w:val="21"/>
                <w:szCs w:val="21"/>
                <w:highlight w:val="none"/>
                <w:vertAlign w:val="baseline"/>
                <w:lang w:val="en-US" w:eastAsia="zh-CN"/>
              </w:rPr>
              <w:t>GPU</w:t>
            </w:r>
          </w:p>
        </w:tc>
        <w:tc>
          <w:tcPr>
            <w:tcW w:w="3323" w:type="dxa"/>
            <w:vAlign w:val="center"/>
          </w:tcPr>
          <w:p w14:paraId="7378F3B6">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leftChars="0" w:right="0" w:rightChars="0"/>
              <w:jc w:val="left"/>
              <w:outlineLvl w:val="1"/>
              <w:rPr>
                <w:rFonts w:hint="default" w:ascii="Times New Roman" w:hAnsi="Times New Roman" w:eastAsia="宋体" w:cs="宋体"/>
                <w:bCs/>
                <w:sz w:val="21"/>
                <w:szCs w:val="21"/>
                <w:highlight w:val="none"/>
                <w:vertAlign w:val="baseline"/>
                <w:lang w:val="en-US" w:eastAsia="zh-CN" w:bidi="ar-SA"/>
              </w:rPr>
            </w:pPr>
            <w:r>
              <w:rPr>
                <w:rFonts w:hint="eastAsia" w:ascii="Times New Roman" w:hAnsi="Times New Roman" w:eastAsia="宋体" w:cs="宋体"/>
                <w:bCs/>
                <w:kern w:val="2"/>
                <w:sz w:val="21"/>
                <w:szCs w:val="21"/>
                <w:highlight w:val="none"/>
                <w:lang w:val="en-US" w:eastAsia="zh-CN" w:bidi="ar"/>
              </w:rPr>
              <w:t>N/A</w:t>
            </w:r>
          </w:p>
        </w:tc>
        <w:tc>
          <w:tcPr>
            <w:tcW w:w="3323" w:type="dxa"/>
            <w:vAlign w:val="center"/>
          </w:tcPr>
          <w:p w14:paraId="31D2DC07">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leftChars="0" w:right="0" w:rightChars="0"/>
              <w:jc w:val="left"/>
              <w:outlineLvl w:val="1"/>
              <w:rPr>
                <w:rFonts w:hint="eastAsia" w:ascii="Times New Roman" w:hAnsi="Times New Roman" w:eastAsia="宋体" w:cs="Times New Roman"/>
                <w:bCs/>
                <w:sz w:val="21"/>
                <w:szCs w:val="21"/>
                <w:highlight w:val="none"/>
                <w:vertAlign w:val="baseline"/>
                <w:lang w:val="en-US" w:eastAsia="zh-CN" w:bidi="ar-SA"/>
              </w:rPr>
            </w:pPr>
            <w:r>
              <w:rPr>
                <w:rFonts w:hint="eastAsia" w:ascii="Times New Roman" w:hAnsi="Times New Roman" w:eastAsia="宋体" w:cs="宋体"/>
                <w:bCs/>
                <w:kern w:val="2"/>
                <w:sz w:val="21"/>
                <w:szCs w:val="21"/>
                <w:highlight w:val="none"/>
                <w:lang w:val="en-US" w:eastAsia="zh-CN" w:bidi="ar"/>
              </w:rPr>
              <w:t>N/A</w:t>
            </w:r>
          </w:p>
        </w:tc>
      </w:tr>
      <w:tr w14:paraId="29BA6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vAlign w:val="top"/>
          </w:tcPr>
          <w:p w14:paraId="706912D4">
            <w:pPr>
              <w:keepNext w:val="0"/>
              <w:keepLines w:val="0"/>
              <w:widowControl/>
              <w:suppressLineNumbers w:val="0"/>
              <w:autoSpaceDE w:val="0"/>
              <w:autoSpaceDN w:val="0"/>
              <w:adjustRightInd w:val="0"/>
              <w:spacing w:before="156" w:beforeLines="50" w:beforeAutospacing="0" w:after="156" w:afterLines="50" w:afterAutospacing="0" w:line="360" w:lineRule="auto"/>
              <w:ind w:left="0" w:leftChars="0" w:right="0" w:rightChars="0"/>
              <w:jc w:val="left"/>
              <w:outlineLvl w:val="1"/>
              <w:rPr>
                <w:rFonts w:hint="default" w:ascii="Times New Roman" w:hAnsi="Times New Roman" w:eastAsia="宋体" w:cs="宋体"/>
                <w:bCs/>
                <w:sz w:val="21"/>
                <w:szCs w:val="21"/>
                <w:highlight w:val="none"/>
                <w:vertAlign w:val="baseline"/>
                <w:lang w:val="en-US" w:eastAsia="zh-CN" w:bidi="ar-SA"/>
              </w:rPr>
            </w:pPr>
            <w:r>
              <w:rPr>
                <w:rFonts w:hint="default" w:ascii="Times New Roman" w:hAnsi="Times New Roman" w:cs="Times New Roman"/>
                <w:bCs/>
                <w:sz w:val="21"/>
                <w:szCs w:val="21"/>
                <w:woUserID w:val="1"/>
              </w:rPr>
              <w:t>Hard Disk Memory</w:t>
            </w:r>
          </w:p>
        </w:tc>
        <w:tc>
          <w:tcPr>
            <w:tcW w:w="3323" w:type="dxa"/>
            <w:vAlign w:val="center"/>
          </w:tcPr>
          <w:p w14:paraId="6736BE2D">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leftChars="0" w:right="0" w:rightChars="0"/>
              <w:jc w:val="both"/>
              <w:outlineLvl w:val="1"/>
              <w:rPr>
                <w:rFonts w:hint="eastAsia" w:ascii="Times New Roman" w:hAnsi="Times New Roman" w:eastAsia="宋体" w:cs="Times New Roman"/>
                <w:bCs/>
                <w:sz w:val="21"/>
                <w:szCs w:val="21"/>
                <w:highlight w:val="none"/>
                <w:vertAlign w:val="baseline"/>
                <w:lang w:val="en-US" w:eastAsia="zh-CN" w:bidi="ar-SA"/>
              </w:rPr>
            </w:pPr>
            <w:r>
              <w:rPr>
                <w:rFonts w:hint="default" w:ascii="Times New Roman" w:hAnsi="Times New Roman" w:eastAsia="宋体" w:cs="Times New Roman"/>
                <w:bCs/>
                <w:color w:val="000000"/>
                <w:kern w:val="0"/>
                <w:sz w:val="21"/>
                <w:szCs w:val="21"/>
                <w:highlight w:val="none"/>
                <w:lang w:val="en-US" w:eastAsia="zh" w:bidi="ar"/>
                <w:woUserID w:val="1"/>
              </w:rPr>
              <w:t>80</w:t>
            </w:r>
            <w:r>
              <w:rPr>
                <w:rFonts w:hint="default" w:ascii="Times New Roman" w:hAnsi="Times New Roman" w:eastAsia="宋体" w:cs="Times New Roman"/>
                <w:bCs/>
                <w:color w:val="000000"/>
                <w:kern w:val="0"/>
                <w:sz w:val="21"/>
                <w:szCs w:val="21"/>
                <w:highlight w:val="none"/>
                <w:lang w:val="en-US" w:eastAsia="zh-CN" w:bidi="ar"/>
                <w:woUserID w:val="1"/>
              </w:rPr>
              <w:t>GB</w:t>
            </w:r>
            <w:r>
              <w:rPr>
                <w:rFonts w:hint="default" w:ascii="Times New Roman" w:hAnsi="Times New Roman" w:cs="Times New Roman"/>
                <w:bCs/>
                <w:color w:val="000000"/>
                <w:kern w:val="0"/>
                <w:sz w:val="21"/>
                <w:szCs w:val="21"/>
                <w:highlight w:val="none"/>
                <w:lang w:val="en-US" w:eastAsia="zh" w:bidi="ar"/>
                <w:woUserID w:val="2"/>
              </w:rPr>
              <w:t xml:space="preserve"> and above</w:t>
            </w:r>
          </w:p>
        </w:tc>
        <w:tc>
          <w:tcPr>
            <w:tcW w:w="3323" w:type="dxa"/>
            <w:vAlign w:val="center"/>
          </w:tcPr>
          <w:p w14:paraId="351EB93E">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leftChars="0" w:right="0" w:rightChars="0"/>
              <w:jc w:val="both"/>
              <w:outlineLvl w:val="1"/>
              <w:rPr>
                <w:rFonts w:hint="default" w:ascii="Times New Roman" w:hAnsi="Times New Roman" w:eastAsia="宋体" w:cs="宋体"/>
                <w:bCs/>
                <w:sz w:val="21"/>
                <w:szCs w:val="21"/>
                <w:highlight w:val="none"/>
                <w:vertAlign w:val="baseline"/>
                <w:lang w:val="en-US" w:eastAsia="zh-CN" w:bidi="ar-SA"/>
              </w:rPr>
            </w:pPr>
            <w:r>
              <w:rPr>
                <w:rFonts w:hint="default" w:ascii="Times New Roman" w:hAnsi="Times New Roman" w:eastAsia="宋体" w:cs="Times New Roman"/>
                <w:bCs/>
                <w:kern w:val="2"/>
                <w:sz w:val="21"/>
                <w:szCs w:val="21"/>
                <w:highlight w:val="none"/>
                <w:lang w:val="en-US" w:eastAsia="zh-CN" w:bidi="ar"/>
                <w:woUserID w:val="1"/>
              </w:rPr>
              <w:t>80GB</w:t>
            </w:r>
            <w:r>
              <w:rPr>
                <w:rFonts w:hint="default" w:ascii="Times New Roman" w:hAnsi="Times New Roman" w:cs="Times New Roman"/>
                <w:bCs/>
                <w:kern w:val="2"/>
                <w:sz w:val="21"/>
                <w:szCs w:val="21"/>
                <w:highlight w:val="none"/>
                <w:lang w:val="en-US" w:eastAsia="zh" w:bidi="ar"/>
                <w:woUserID w:val="2"/>
              </w:rPr>
              <w:t xml:space="preserve"> and above</w:t>
            </w:r>
          </w:p>
        </w:tc>
      </w:tr>
      <w:tr w14:paraId="5F087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vAlign w:val="top"/>
          </w:tcPr>
          <w:p w14:paraId="6CFF054D">
            <w:pPr>
              <w:keepNext w:val="0"/>
              <w:keepLines w:val="0"/>
              <w:widowControl/>
              <w:suppressLineNumbers w:val="0"/>
              <w:autoSpaceDE w:val="0"/>
              <w:autoSpaceDN w:val="0"/>
              <w:adjustRightInd w:val="0"/>
              <w:spacing w:before="156" w:beforeLines="50" w:beforeAutospacing="0" w:after="156" w:afterLines="50" w:afterAutospacing="0" w:line="360" w:lineRule="auto"/>
              <w:ind w:left="0" w:leftChars="0" w:right="0" w:rightChars="0"/>
              <w:jc w:val="left"/>
              <w:outlineLvl w:val="1"/>
              <w:rPr>
                <w:rFonts w:hint="default" w:ascii="Times New Roman" w:hAnsi="Times New Roman" w:eastAsia="宋体" w:cs="宋体"/>
                <w:bCs/>
                <w:sz w:val="21"/>
                <w:szCs w:val="21"/>
                <w:highlight w:val="none"/>
                <w:vertAlign w:val="baseline"/>
                <w:lang w:val="en-US" w:eastAsia="zh-CN" w:bidi="ar-SA"/>
              </w:rPr>
            </w:pPr>
            <w:r>
              <w:rPr>
                <w:rFonts w:hint="default" w:ascii="Times New Roman" w:hAnsi="Times New Roman" w:cs="Times New Roman"/>
                <w:bCs/>
                <w:sz w:val="21"/>
                <w:szCs w:val="21"/>
                <w:woUserID w:val="1"/>
              </w:rPr>
              <w:t>Network card</w:t>
            </w:r>
          </w:p>
        </w:tc>
        <w:tc>
          <w:tcPr>
            <w:tcW w:w="3323" w:type="dxa"/>
            <w:vAlign w:val="center"/>
          </w:tcPr>
          <w:p w14:paraId="02465FD4">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leftChars="0" w:right="0" w:rightChars="0"/>
              <w:jc w:val="both"/>
              <w:outlineLvl w:val="1"/>
              <w:rPr>
                <w:rFonts w:hint="eastAsia" w:ascii="Times New Roman" w:hAnsi="Times New Roman" w:eastAsia="宋体" w:cs="Times New Roman"/>
                <w:bCs/>
                <w:sz w:val="21"/>
                <w:szCs w:val="21"/>
                <w:highlight w:val="none"/>
                <w:vertAlign w:val="baseline"/>
                <w:lang w:val="en-US" w:eastAsia="zh-CN" w:bidi="ar-SA"/>
              </w:rPr>
            </w:pPr>
            <w:r>
              <w:rPr>
                <w:rFonts w:hint="default" w:ascii="Times New Roman" w:hAnsi="Times New Roman" w:eastAsia="宋体" w:cs="Times New Roman"/>
                <w:kern w:val="2"/>
                <w:sz w:val="21"/>
                <w:szCs w:val="21"/>
                <w:highlight w:val="none"/>
                <w:lang w:val="en-US" w:eastAsia="zh" w:bidi="ar"/>
                <w:woUserID w:val="1"/>
              </w:rPr>
              <w:t>3</w:t>
            </w:r>
            <w:r>
              <w:rPr>
                <w:rFonts w:hint="default" w:ascii="Times New Roman" w:hAnsi="Times New Roman" w:eastAsia="宋体" w:cs="Times New Roman"/>
                <w:kern w:val="2"/>
                <w:sz w:val="21"/>
                <w:szCs w:val="21"/>
                <w:highlight w:val="none"/>
                <w:lang w:val="en-US" w:eastAsia="zh-CN" w:bidi="ar"/>
                <w:woUserID w:val="1"/>
              </w:rPr>
              <w:t xml:space="preserve"> </w:t>
            </w:r>
            <w:r>
              <w:rPr>
                <w:rFonts w:hint="default" w:ascii="Times New Roman" w:hAnsi="Times New Roman" w:eastAsia="宋体" w:cs="Times New Roman"/>
                <w:bCs/>
                <w:kern w:val="2"/>
                <w:sz w:val="21"/>
                <w:szCs w:val="21"/>
                <w:highlight w:val="none"/>
                <w:lang w:val="en-US" w:eastAsia="zh-CN" w:bidi="ar"/>
                <w:woUserID w:val="1"/>
              </w:rPr>
              <w:t>Gbit/s</w:t>
            </w:r>
            <w:r>
              <w:rPr>
                <w:rFonts w:hint="default" w:ascii="Times New Roman" w:hAnsi="Times New Roman" w:cs="Times New Roman"/>
                <w:bCs/>
                <w:kern w:val="2"/>
                <w:sz w:val="21"/>
                <w:szCs w:val="21"/>
                <w:highlight w:val="none"/>
                <w:lang w:val="en-US" w:eastAsia="zh" w:bidi="ar"/>
                <w:woUserID w:val="2"/>
              </w:rPr>
              <w:t xml:space="preserve"> and above</w:t>
            </w:r>
          </w:p>
        </w:tc>
        <w:tc>
          <w:tcPr>
            <w:tcW w:w="3323" w:type="dxa"/>
            <w:vAlign w:val="center"/>
          </w:tcPr>
          <w:p w14:paraId="39F69335">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leftChars="0" w:right="0" w:rightChars="0"/>
              <w:jc w:val="both"/>
              <w:outlineLvl w:val="1"/>
              <w:rPr>
                <w:rFonts w:hint="default" w:ascii="Times New Roman" w:hAnsi="Times New Roman" w:eastAsia="宋体" w:cs="宋体"/>
                <w:bCs/>
                <w:sz w:val="21"/>
                <w:szCs w:val="21"/>
                <w:highlight w:val="none"/>
                <w:vertAlign w:val="baseline"/>
                <w:lang w:val="en-US" w:eastAsia="zh-CN" w:bidi="ar-SA"/>
              </w:rPr>
            </w:pPr>
            <w:r>
              <w:rPr>
                <w:rFonts w:hint="default" w:ascii="Times New Roman" w:hAnsi="Times New Roman" w:eastAsia="宋体" w:cs="Times New Roman"/>
                <w:bCs/>
                <w:kern w:val="2"/>
                <w:sz w:val="21"/>
                <w:szCs w:val="21"/>
                <w:highlight w:val="none"/>
                <w:lang w:val="en-US" w:eastAsia="zh-CN" w:bidi="ar"/>
                <w:woUserID w:val="1"/>
              </w:rPr>
              <w:t>1 Gbit/s</w:t>
            </w:r>
            <w:r>
              <w:rPr>
                <w:rFonts w:hint="default" w:ascii="Times New Roman" w:hAnsi="Times New Roman" w:cs="Times New Roman"/>
                <w:bCs/>
                <w:kern w:val="2"/>
                <w:sz w:val="21"/>
                <w:szCs w:val="21"/>
                <w:highlight w:val="none"/>
                <w:lang w:val="en-US" w:eastAsia="zh" w:bidi="ar"/>
                <w:woUserID w:val="2"/>
              </w:rPr>
              <w:t xml:space="preserve"> and above</w:t>
            </w:r>
          </w:p>
        </w:tc>
      </w:tr>
      <w:tr w14:paraId="408D5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vAlign w:val="top"/>
          </w:tcPr>
          <w:p w14:paraId="2F277871">
            <w:pPr>
              <w:keepNext w:val="0"/>
              <w:keepLines w:val="0"/>
              <w:widowControl/>
              <w:suppressLineNumbers w:val="0"/>
              <w:autoSpaceDE w:val="0"/>
              <w:autoSpaceDN w:val="0"/>
              <w:adjustRightInd w:val="0"/>
              <w:spacing w:before="156" w:beforeLines="50" w:beforeAutospacing="0" w:after="156" w:afterLines="50" w:afterAutospacing="0" w:line="360" w:lineRule="auto"/>
              <w:ind w:left="0" w:leftChars="0" w:right="0" w:rightChars="0"/>
              <w:jc w:val="left"/>
              <w:outlineLvl w:val="1"/>
              <w:rPr>
                <w:rFonts w:hint="default" w:ascii="Times New Roman" w:hAnsi="Times New Roman" w:eastAsia="宋体" w:cs="宋体"/>
                <w:bCs/>
                <w:sz w:val="21"/>
                <w:szCs w:val="21"/>
                <w:highlight w:val="none"/>
                <w:vertAlign w:val="baseline"/>
                <w:lang w:val="en-US" w:eastAsia="zh-CN" w:bidi="ar-SA"/>
              </w:rPr>
            </w:pPr>
            <w:r>
              <w:rPr>
                <w:rFonts w:hint="default" w:ascii="Times New Roman" w:hAnsi="Times New Roman" w:cs="Times New Roman"/>
                <w:bCs/>
                <w:sz w:val="21"/>
                <w:szCs w:val="21"/>
                <w:woUserID w:val="1"/>
              </w:rPr>
              <w:t>Operation system</w:t>
            </w:r>
          </w:p>
        </w:tc>
        <w:tc>
          <w:tcPr>
            <w:tcW w:w="3323" w:type="dxa"/>
            <w:vAlign w:val="center"/>
          </w:tcPr>
          <w:p w14:paraId="47D6D179">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leftChars="0" w:right="0" w:rightChars="0"/>
              <w:jc w:val="both"/>
              <w:outlineLvl w:val="1"/>
              <w:rPr>
                <w:rFonts w:hint="eastAsia" w:ascii="Times New Roman" w:hAnsi="Times New Roman" w:eastAsia="宋体" w:cs="Times New Roman"/>
                <w:bCs/>
                <w:sz w:val="21"/>
                <w:szCs w:val="21"/>
                <w:highlight w:val="none"/>
                <w:vertAlign w:val="baseline"/>
                <w:lang w:val="en-US" w:eastAsia="zh-CN" w:bidi="ar-SA"/>
              </w:rPr>
            </w:pPr>
            <w:r>
              <w:rPr>
                <w:rFonts w:hint="default" w:ascii="Times New Roman" w:hAnsi="Times New Roman" w:eastAsia="宋体" w:cs="Times New Roman"/>
                <w:color w:val="000000"/>
                <w:kern w:val="2"/>
                <w:sz w:val="21"/>
                <w:szCs w:val="21"/>
                <w:highlight w:val="none"/>
                <w:lang w:val="en-US" w:eastAsia="zh-CN" w:bidi="ar"/>
                <w:woUserID w:val="1"/>
              </w:rPr>
              <w:t>Ubuntu2</w:t>
            </w:r>
            <w:r>
              <w:rPr>
                <w:rFonts w:hint="default" w:ascii="Times New Roman" w:hAnsi="Times New Roman" w:eastAsia="宋体" w:cs="Times New Roman"/>
                <w:color w:val="000000"/>
                <w:kern w:val="2"/>
                <w:sz w:val="21"/>
                <w:szCs w:val="21"/>
                <w:highlight w:val="none"/>
                <w:lang w:val="en-US" w:eastAsia="zh" w:bidi="ar"/>
                <w:woUserID w:val="1"/>
              </w:rPr>
              <w:t>2.x</w:t>
            </w:r>
            <w:r>
              <w:rPr>
                <w:rFonts w:hint="default" w:ascii="Times New Roman" w:hAnsi="Times New Roman" w:cs="Times New Roman"/>
                <w:color w:val="000000"/>
                <w:kern w:val="2"/>
                <w:sz w:val="21"/>
                <w:szCs w:val="21"/>
                <w:highlight w:val="none"/>
                <w:lang w:val="en-US" w:eastAsia="zh" w:bidi="ar"/>
                <w:woUserID w:val="2"/>
              </w:rPr>
              <w:t xml:space="preserve"> and its compatible versions </w:t>
            </w:r>
          </w:p>
        </w:tc>
        <w:tc>
          <w:tcPr>
            <w:tcW w:w="3323" w:type="dxa"/>
            <w:vAlign w:val="center"/>
          </w:tcPr>
          <w:p w14:paraId="4F90F63F">
            <w:pPr>
              <w:keepNext w:val="0"/>
              <w:keepLines w:val="0"/>
              <w:widowControl/>
              <w:suppressLineNumbers w:val="0"/>
              <w:autoSpaceDE/>
              <w:autoSpaceDN/>
              <w:adjustRightInd/>
              <w:snapToGrid/>
              <w:spacing w:before="0" w:beforeLines="-2147483648" w:beforeAutospacing="0" w:after="0" w:afterLines="-2147483648" w:afterAutospacing="0" w:line="240" w:lineRule="auto"/>
              <w:ind w:left="0" w:leftChars="0" w:right="0" w:rightChars="0"/>
              <w:jc w:val="left"/>
              <w:outlineLvl w:val="9"/>
              <w:rPr>
                <w:rFonts w:hint="eastAsia" w:ascii="Times New Roman" w:hAnsi="Times New Roman" w:eastAsia="宋体" w:cs="Times New Roman"/>
                <w:bCs/>
                <w:sz w:val="21"/>
                <w:szCs w:val="21"/>
                <w:highlight w:val="none"/>
                <w:vertAlign w:val="baseline"/>
                <w:lang w:val="en-US" w:eastAsia="zh-CN" w:bidi="ar-SA"/>
              </w:rPr>
            </w:pPr>
            <w:r>
              <w:rPr>
                <w:rFonts w:hint="default" w:ascii="Times New Roman" w:hAnsi="Times New Roman" w:eastAsia="宋体" w:cs="Times New Roman"/>
                <w:bCs/>
                <w:kern w:val="2"/>
                <w:sz w:val="21"/>
                <w:szCs w:val="21"/>
                <w:highlight w:val="none"/>
                <w:lang w:val="en-US" w:eastAsia="zh-CN" w:bidi="ar"/>
                <w:woUserID w:val="1"/>
              </w:rPr>
              <w:t>Windows</w:t>
            </w:r>
            <w:r>
              <w:rPr>
                <w:rFonts w:hint="default" w:ascii="Times New Roman" w:hAnsi="Times New Roman" w:eastAsia="宋体" w:cs="Times New Roman"/>
                <w:bCs/>
                <w:kern w:val="2"/>
                <w:sz w:val="21"/>
                <w:szCs w:val="21"/>
                <w:highlight w:val="none"/>
                <w:lang w:val="en-US" w:eastAsia="zh" w:bidi="ar"/>
                <w:woUserID w:val="1"/>
              </w:rPr>
              <w:t>7</w:t>
            </w:r>
            <w:r>
              <w:rPr>
                <w:rFonts w:hint="default" w:ascii="Times New Roman" w:hAnsi="Times New Roman" w:cs="Times New Roman"/>
                <w:bCs/>
                <w:kern w:val="2"/>
                <w:sz w:val="21"/>
                <w:szCs w:val="21"/>
                <w:highlight w:val="none"/>
                <w:lang w:val="en-US" w:eastAsia="zh" w:bidi="ar"/>
                <w:woUserID w:val="2"/>
              </w:rPr>
              <w:t xml:space="preserve"> </w:t>
            </w:r>
            <w:r>
              <w:rPr>
                <w:rFonts w:hint="default" w:ascii="Times New Roman" w:hAnsi="Times New Roman" w:cs="Times New Roman"/>
                <w:color w:val="000000"/>
                <w:kern w:val="2"/>
                <w:sz w:val="21"/>
                <w:szCs w:val="21"/>
                <w:highlight w:val="none"/>
                <w:lang w:val="en-US" w:eastAsia="zh" w:bidi="ar"/>
                <w:woUserID w:val="2"/>
              </w:rPr>
              <w:t xml:space="preserve">and its compatible versions </w:t>
            </w:r>
          </w:p>
        </w:tc>
      </w:tr>
      <w:tr w14:paraId="7B6AD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vAlign w:val="top"/>
          </w:tcPr>
          <w:p w14:paraId="3DEBC994">
            <w:pPr>
              <w:keepNext w:val="0"/>
              <w:keepLines w:val="0"/>
              <w:widowControl/>
              <w:suppressLineNumbers w:val="0"/>
              <w:autoSpaceDE w:val="0"/>
              <w:autoSpaceDN w:val="0"/>
              <w:adjustRightInd w:val="0"/>
              <w:spacing w:before="156" w:beforeLines="50" w:beforeAutospacing="0" w:after="156" w:afterLines="50" w:afterAutospacing="0" w:line="360" w:lineRule="auto"/>
              <w:ind w:left="0" w:leftChars="0" w:right="0" w:rightChars="0"/>
              <w:jc w:val="left"/>
              <w:outlineLvl w:val="1"/>
              <w:rPr>
                <w:rFonts w:hint="default" w:ascii="Times New Roman" w:hAnsi="Times New Roman" w:eastAsia="宋体" w:cs="宋体"/>
                <w:bCs/>
                <w:sz w:val="21"/>
                <w:szCs w:val="21"/>
                <w:highlight w:val="none"/>
                <w:vertAlign w:val="baseline"/>
                <w:lang w:val="en-US" w:eastAsia="zh-CN" w:bidi="ar-SA"/>
              </w:rPr>
            </w:pPr>
            <w:r>
              <w:rPr>
                <w:rFonts w:hint="default" w:ascii="Times New Roman" w:hAnsi="Times New Roman" w:cs="Times New Roman"/>
                <w:bCs/>
                <w:sz w:val="21"/>
                <w:szCs w:val="21"/>
                <w:woUserID w:val="1"/>
              </w:rPr>
              <w:t>Monitor</w:t>
            </w:r>
          </w:p>
        </w:tc>
        <w:tc>
          <w:tcPr>
            <w:tcW w:w="3323" w:type="dxa"/>
            <w:vAlign w:val="center"/>
          </w:tcPr>
          <w:p w14:paraId="4A8D8126">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leftChars="0" w:right="0" w:rightChars="0"/>
              <w:jc w:val="left"/>
              <w:outlineLvl w:val="1"/>
              <w:rPr>
                <w:rFonts w:hint="eastAsia" w:ascii="Times New Roman" w:hAnsi="Times New Roman" w:eastAsia="宋体" w:cs="Times New Roman"/>
                <w:bCs/>
                <w:sz w:val="21"/>
                <w:szCs w:val="21"/>
                <w:highlight w:val="none"/>
                <w:vertAlign w:val="baseline"/>
                <w:lang w:val="en-US" w:eastAsia="zh-CN" w:bidi="ar-SA"/>
              </w:rPr>
            </w:pPr>
            <w:r>
              <w:rPr>
                <w:rFonts w:hint="default" w:ascii="Times New Roman" w:hAnsi="Times New Roman" w:eastAsia="宋体" w:cs="Times New Roman"/>
                <w:bCs/>
                <w:kern w:val="2"/>
                <w:sz w:val="21"/>
                <w:szCs w:val="21"/>
                <w:highlight w:val="none"/>
                <w:lang w:val="en-US" w:eastAsia="zh-CN" w:bidi="ar"/>
                <w:woUserID w:val="1"/>
              </w:rPr>
              <w:t>N</w:t>
            </w:r>
            <w:r>
              <w:rPr>
                <w:rFonts w:hint="eastAsia" w:ascii="Times New Roman" w:hAnsi="Times New Roman" w:cs="Times New Roman"/>
                <w:bCs/>
                <w:kern w:val="2"/>
                <w:sz w:val="21"/>
                <w:szCs w:val="21"/>
                <w:highlight w:val="none"/>
                <w:lang w:val="en-US" w:eastAsia="zh-CN" w:bidi="ar"/>
                <w:woUserID w:val="1"/>
              </w:rPr>
              <w:t>/</w:t>
            </w:r>
            <w:r>
              <w:rPr>
                <w:rFonts w:hint="default" w:ascii="Times New Roman" w:hAnsi="Times New Roman" w:eastAsia="宋体" w:cs="Times New Roman"/>
                <w:bCs/>
                <w:kern w:val="2"/>
                <w:sz w:val="21"/>
                <w:szCs w:val="21"/>
                <w:highlight w:val="none"/>
                <w:lang w:val="en-US" w:eastAsia="zh-CN" w:bidi="ar"/>
                <w:woUserID w:val="1"/>
              </w:rPr>
              <w:t>A</w:t>
            </w:r>
          </w:p>
        </w:tc>
        <w:tc>
          <w:tcPr>
            <w:tcW w:w="3323" w:type="dxa"/>
            <w:vAlign w:val="center"/>
          </w:tcPr>
          <w:p w14:paraId="002DEF6B">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leftChars="0" w:right="0" w:rightChars="0"/>
              <w:jc w:val="both"/>
              <w:outlineLvl w:val="1"/>
              <w:rPr>
                <w:rFonts w:hint="eastAsia" w:ascii="Times New Roman" w:hAnsi="Times New Roman" w:eastAsia="宋体" w:cs="Times New Roman"/>
                <w:bCs/>
                <w:sz w:val="21"/>
                <w:szCs w:val="21"/>
                <w:highlight w:val="none"/>
                <w:vertAlign w:val="baseline"/>
                <w:lang w:val="en-US" w:eastAsia="zh-CN" w:bidi="ar-SA"/>
              </w:rPr>
            </w:pPr>
            <w:r>
              <w:rPr>
                <w:rFonts w:hint="default" w:ascii="Times New Roman" w:hAnsi="Times New Roman" w:eastAsia="宋体" w:cs="Times New Roman"/>
                <w:bCs/>
                <w:color w:val="000000"/>
                <w:kern w:val="0"/>
                <w:sz w:val="21"/>
                <w:szCs w:val="21"/>
                <w:highlight w:val="none"/>
                <w:lang w:val="en-US" w:eastAsia="zh-CN" w:bidi="ar"/>
                <w:woUserID w:val="1"/>
              </w:rPr>
              <w:t>1280*800</w:t>
            </w:r>
            <w:r>
              <w:rPr>
                <w:rFonts w:hint="default" w:ascii="Times New Roman" w:hAnsi="Times New Roman" w:cs="Times New Roman"/>
                <w:bCs/>
                <w:color w:val="000000"/>
                <w:kern w:val="0"/>
                <w:sz w:val="21"/>
                <w:szCs w:val="21"/>
                <w:highlight w:val="none"/>
                <w:lang w:val="en-US" w:eastAsia="zh" w:bidi="ar"/>
                <w:woUserID w:val="2"/>
              </w:rPr>
              <w:t xml:space="preserve"> and above</w:t>
            </w:r>
          </w:p>
        </w:tc>
      </w:tr>
      <w:tr w14:paraId="0578D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vAlign w:val="top"/>
          </w:tcPr>
          <w:p w14:paraId="727111A6">
            <w:pPr>
              <w:keepNext w:val="0"/>
              <w:keepLines w:val="0"/>
              <w:widowControl/>
              <w:suppressLineNumbers w:val="0"/>
              <w:autoSpaceDE w:val="0"/>
              <w:autoSpaceDN w:val="0"/>
              <w:adjustRightInd w:val="0"/>
              <w:spacing w:before="156" w:beforeLines="50" w:beforeAutospacing="0" w:after="156" w:afterLines="50" w:afterAutospacing="0" w:line="360" w:lineRule="auto"/>
              <w:ind w:left="0" w:leftChars="0" w:right="0" w:rightChars="0"/>
              <w:jc w:val="left"/>
              <w:outlineLvl w:val="1"/>
              <w:rPr>
                <w:rFonts w:hint="default" w:ascii="Times New Roman" w:hAnsi="Times New Roman" w:eastAsia="宋体" w:cs="宋体"/>
                <w:bCs/>
                <w:sz w:val="21"/>
                <w:szCs w:val="21"/>
                <w:highlight w:val="none"/>
                <w:vertAlign w:val="baseline"/>
                <w:lang w:val="en-US" w:eastAsia="zh-CN" w:bidi="ar-SA"/>
              </w:rPr>
            </w:pPr>
            <w:r>
              <w:rPr>
                <w:rFonts w:hint="eastAsia" w:ascii="Times New Roman" w:hAnsi="Times New Roman" w:eastAsia="宋体" w:cs="Times New Roman"/>
                <w:bCs/>
                <w:sz w:val="21"/>
                <w:szCs w:val="21"/>
                <w:highlight w:val="none"/>
                <w:vertAlign w:val="baseline"/>
                <w:lang w:val="en-US" w:eastAsia="zh-CN"/>
              </w:rPr>
              <w:t>Browser</w:t>
            </w:r>
          </w:p>
        </w:tc>
        <w:tc>
          <w:tcPr>
            <w:tcW w:w="3323" w:type="dxa"/>
            <w:vAlign w:val="top"/>
          </w:tcPr>
          <w:p w14:paraId="6E82EA66">
            <w:pPr>
              <w:keepNext w:val="0"/>
              <w:keepLines w:val="0"/>
              <w:widowControl/>
              <w:suppressLineNumbers w:val="0"/>
              <w:autoSpaceDE w:val="0"/>
              <w:autoSpaceDN w:val="0"/>
              <w:adjustRightInd w:val="0"/>
              <w:spacing w:before="156" w:beforeLines="50" w:beforeAutospacing="0" w:after="156" w:afterLines="50" w:afterAutospacing="0" w:line="360" w:lineRule="auto"/>
              <w:ind w:left="0" w:leftChars="0" w:right="0" w:rightChars="0"/>
              <w:jc w:val="left"/>
              <w:outlineLvl w:val="1"/>
              <w:rPr>
                <w:rFonts w:hint="default" w:ascii="Times New Roman" w:hAnsi="Times New Roman" w:eastAsia="宋体" w:cs="Times New Roman"/>
                <w:bCs/>
                <w:sz w:val="21"/>
                <w:szCs w:val="21"/>
                <w:highlight w:val="none"/>
                <w:vertAlign w:val="baseline"/>
                <w:lang w:val="en-US" w:eastAsia="zh-CN" w:bidi="ar-SA"/>
              </w:rPr>
            </w:pPr>
            <w:r>
              <w:rPr>
                <w:rFonts w:hint="eastAsia" w:ascii="Times New Roman" w:hAnsi="Times New Roman" w:eastAsia="宋体" w:cs="Times New Roman"/>
                <w:bCs/>
                <w:sz w:val="21"/>
                <w:szCs w:val="21"/>
                <w:highlight w:val="none"/>
                <w:vertAlign w:val="baseline"/>
                <w:lang w:val="en-US" w:eastAsia="zh-CN"/>
              </w:rPr>
              <w:t>N/A</w:t>
            </w:r>
          </w:p>
        </w:tc>
        <w:tc>
          <w:tcPr>
            <w:tcW w:w="3323" w:type="dxa"/>
            <w:vAlign w:val="top"/>
          </w:tcPr>
          <w:p w14:paraId="134D2A7F">
            <w:pPr>
              <w:pStyle w:val="20"/>
              <w:keepNext w:val="0"/>
              <w:keepLines w:val="0"/>
              <w:widowControl/>
              <w:suppressLineNumbers w:val="0"/>
              <w:autoSpaceDE w:val="0"/>
              <w:autoSpaceDN w:val="0"/>
              <w:adjustRightInd w:val="0"/>
              <w:spacing w:before="156" w:beforeLines="50" w:beforeAutospacing="0" w:after="156" w:afterLines="50" w:afterAutospacing="0" w:line="360" w:lineRule="auto"/>
              <w:ind w:left="0" w:leftChars="0" w:right="0" w:rightChars="0"/>
              <w:jc w:val="left"/>
              <w:outlineLvl w:val="1"/>
              <w:rPr>
                <w:rFonts w:hint="default" w:ascii="Times New Roman" w:hAnsi="Times New Roman" w:eastAsia="宋体" w:cs="Times New Roman"/>
                <w:bCs/>
                <w:sz w:val="21"/>
                <w:szCs w:val="21"/>
                <w:highlight w:val="none"/>
                <w:vertAlign w:val="baseline"/>
                <w:lang w:val="en-US" w:eastAsia="zh-CN" w:bidi="ar-SA"/>
              </w:rPr>
            </w:pPr>
            <w:r>
              <w:rPr>
                <w:rFonts w:hint="default" w:ascii="Times New Roman" w:hAnsi="Times New Roman" w:eastAsia="宋体" w:cs="Times New Roman"/>
                <w:sz w:val="21"/>
                <w:szCs w:val="21"/>
                <w:highlight w:val="none"/>
              </w:rPr>
              <w:t>Chrome kernel</w:t>
            </w:r>
            <w:r>
              <w:rPr>
                <w:rFonts w:hint="eastAsia" w:ascii="Times New Roman" w:hAnsi="Times New Roman" w:cs="Times New Roman"/>
                <w:sz w:val="21"/>
                <w:szCs w:val="21"/>
                <w:highlight w:val="none"/>
                <w:lang w:val="en-US" w:eastAsia="zh-CN"/>
              </w:rPr>
              <w:t xml:space="preserve">, </w:t>
            </w:r>
            <w:r>
              <w:rPr>
                <w:rFonts w:hint="default" w:ascii="Times New Roman" w:hAnsi="Times New Roman" w:eastAsia="宋体" w:cs="Times New Roman"/>
                <w:sz w:val="21"/>
                <w:szCs w:val="21"/>
                <w:highlight w:val="none"/>
              </w:rPr>
              <w:t>Chrome kernel 92 version</w:t>
            </w:r>
            <w:r>
              <w:rPr>
                <w:rFonts w:hint="eastAsia" w:ascii="Times New Roman" w:hAnsi="Times New Roman" w:cs="Times New Roman"/>
                <w:sz w:val="21"/>
                <w:szCs w:val="21"/>
                <w:highlight w:val="none"/>
                <w:lang w:val="en-US" w:eastAsia="zh-CN"/>
              </w:rPr>
              <w:t xml:space="preserve">, </w:t>
            </w:r>
            <w:r>
              <w:rPr>
                <w:rFonts w:hint="default" w:ascii="Times New Roman" w:hAnsi="Times New Roman" w:eastAsia="宋体" w:cs="Times New Roman"/>
                <w:sz w:val="21"/>
                <w:szCs w:val="21"/>
                <w:highlight w:val="none"/>
              </w:rPr>
              <w:t>IE11</w:t>
            </w:r>
            <w:r>
              <w:rPr>
                <w:rFonts w:hint="eastAsia" w:ascii="Times New Roman" w:hAnsi="Times New Roman" w:cs="Times New Roman"/>
                <w:sz w:val="21"/>
                <w:szCs w:val="21"/>
                <w:highlight w:val="none"/>
                <w:lang w:val="en-US" w:eastAsia="zh-CN"/>
              </w:rPr>
              <w:t xml:space="preserve">, </w:t>
            </w:r>
            <w:r>
              <w:rPr>
                <w:rFonts w:hint="default" w:ascii="Times New Roman" w:hAnsi="Times New Roman" w:eastAsia="宋体" w:cs="Times New Roman"/>
                <w:sz w:val="21"/>
                <w:szCs w:val="21"/>
                <w:highlight w:val="none"/>
              </w:rPr>
              <w:t>Firefox116</w:t>
            </w:r>
            <w:r>
              <w:rPr>
                <w:rFonts w:hint="eastAsia" w:ascii="Times New Roman" w:hAnsi="Times New Roman" w:cs="Times New Roman"/>
                <w:sz w:val="21"/>
                <w:szCs w:val="21"/>
                <w:highlight w:val="none"/>
                <w:lang w:val="en-US" w:eastAsia="zh-CN"/>
              </w:rPr>
              <w:t xml:space="preserve">, </w:t>
            </w:r>
            <w:r>
              <w:rPr>
                <w:rFonts w:hint="default" w:ascii="Times New Roman" w:hAnsi="Times New Roman" w:eastAsia="宋体" w:cs="Times New Roman"/>
                <w:sz w:val="21"/>
                <w:szCs w:val="21"/>
                <w:highlight w:val="none"/>
              </w:rPr>
              <w:t>360 Browser15</w:t>
            </w:r>
            <w:r>
              <w:rPr>
                <w:rFonts w:hint="eastAsia" w:ascii="Times New Roman" w:hAnsi="Times New Roman" w:cs="Times New Roman"/>
                <w:sz w:val="21"/>
                <w:szCs w:val="21"/>
                <w:highlight w:val="none"/>
                <w:lang w:val="en-US" w:eastAsia="zh-CN"/>
              </w:rPr>
              <w:t xml:space="preserve">, </w:t>
            </w:r>
            <w:r>
              <w:rPr>
                <w:rFonts w:hint="default" w:ascii="Times New Roman" w:hAnsi="Times New Roman" w:eastAsia="宋体" w:cs="Times New Roman"/>
                <w:sz w:val="21"/>
                <w:szCs w:val="21"/>
                <w:highlight w:val="none"/>
              </w:rPr>
              <w:t>Chrome127</w:t>
            </w:r>
          </w:p>
        </w:tc>
      </w:tr>
      <w:tr w14:paraId="39A2B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vAlign w:val="top"/>
          </w:tcPr>
          <w:p w14:paraId="316B3F8E">
            <w:pPr>
              <w:keepNext w:val="0"/>
              <w:keepLines w:val="0"/>
              <w:widowControl/>
              <w:suppressLineNumbers w:val="0"/>
              <w:autoSpaceDE w:val="0"/>
              <w:autoSpaceDN w:val="0"/>
              <w:adjustRightInd w:val="0"/>
              <w:spacing w:before="156" w:beforeLines="50" w:beforeAutospacing="0" w:after="156" w:afterLines="50" w:afterAutospacing="0" w:line="360" w:lineRule="auto"/>
              <w:ind w:left="0" w:leftChars="0" w:right="0" w:rightChars="0"/>
              <w:jc w:val="left"/>
              <w:outlineLvl w:val="1"/>
              <w:rPr>
                <w:rFonts w:hint="eastAsia" w:ascii="Times New Roman" w:hAnsi="Times New Roman" w:eastAsia="宋体" w:cs="Times New Roman"/>
                <w:bCs/>
                <w:sz w:val="21"/>
                <w:szCs w:val="21"/>
                <w:highlight w:val="none"/>
                <w:vertAlign w:val="baseline"/>
                <w:lang w:val="en-US" w:eastAsia="zh-CN" w:bidi="ar-SA"/>
              </w:rPr>
            </w:pPr>
            <w:r>
              <w:rPr>
                <w:rFonts w:hint="default" w:ascii="Times New Roman" w:hAnsi="Times New Roman" w:cs="Times New Roman"/>
                <w:bCs/>
                <w:sz w:val="21"/>
                <w:szCs w:val="21"/>
              </w:rPr>
              <w:t>Network architecture</w:t>
            </w:r>
          </w:p>
        </w:tc>
        <w:tc>
          <w:tcPr>
            <w:tcW w:w="6646" w:type="dxa"/>
            <w:gridSpan w:val="2"/>
            <w:vAlign w:val="top"/>
          </w:tcPr>
          <w:p w14:paraId="16558E63">
            <w:pPr>
              <w:keepNext w:val="0"/>
              <w:keepLines w:val="0"/>
              <w:widowControl/>
              <w:suppressLineNumbers w:val="0"/>
              <w:autoSpaceDE w:val="0"/>
              <w:autoSpaceDN w:val="0"/>
              <w:adjustRightInd w:val="0"/>
              <w:spacing w:before="156" w:beforeLines="50" w:beforeAutospacing="0" w:after="156" w:afterLines="50" w:afterAutospacing="0" w:line="360" w:lineRule="auto"/>
              <w:ind w:left="0" w:right="0"/>
              <w:outlineLvl w:val="1"/>
              <w:rPr>
                <w:rFonts w:hint="eastAsia" w:ascii="Times New Roman" w:hAnsi="Times New Roman" w:eastAsia="宋体" w:cs="Times New Roman"/>
                <w:bCs/>
                <w:sz w:val="21"/>
                <w:szCs w:val="21"/>
                <w:highlight w:val="none"/>
                <w:vertAlign w:val="baseline"/>
              </w:rPr>
            </w:pPr>
            <w:r>
              <w:rPr>
                <w:rFonts w:hint="eastAsia" w:ascii="Times New Roman" w:hAnsi="Times New Roman" w:eastAsia="宋体" w:cs="Times New Roman"/>
                <w:bCs/>
                <w:sz w:val="21"/>
                <w:szCs w:val="21"/>
                <w:highlight w:val="none"/>
                <w:vertAlign w:val="baseline"/>
                <w:lang w:val="en-US" w:eastAsia="zh-CN"/>
              </w:rPr>
              <w:t>BS</w:t>
            </w:r>
          </w:p>
        </w:tc>
      </w:tr>
      <w:tr w14:paraId="443A5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vAlign w:val="top"/>
          </w:tcPr>
          <w:p w14:paraId="42024DF3">
            <w:pPr>
              <w:keepNext w:val="0"/>
              <w:keepLines w:val="0"/>
              <w:widowControl/>
              <w:suppressLineNumbers w:val="0"/>
              <w:autoSpaceDE w:val="0"/>
              <w:autoSpaceDN w:val="0"/>
              <w:adjustRightInd w:val="0"/>
              <w:spacing w:before="156" w:beforeLines="50" w:beforeAutospacing="0" w:after="156" w:afterLines="50" w:afterAutospacing="0" w:line="360" w:lineRule="auto"/>
              <w:ind w:left="0" w:leftChars="0" w:right="0" w:rightChars="0"/>
              <w:jc w:val="left"/>
              <w:outlineLvl w:val="1"/>
              <w:rPr>
                <w:rFonts w:hint="eastAsia" w:ascii="Times New Roman" w:hAnsi="Times New Roman" w:eastAsia="宋体" w:cs="Times New Roman"/>
                <w:bCs/>
                <w:sz w:val="21"/>
                <w:szCs w:val="21"/>
                <w:highlight w:val="none"/>
                <w:vertAlign w:val="baseline"/>
                <w:lang w:val="en-US" w:eastAsia="zh-CN" w:bidi="ar-SA"/>
              </w:rPr>
            </w:pPr>
            <w:r>
              <w:rPr>
                <w:rFonts w:hint="default" w:ascii="Times New Roman" w:hAnsi="Times New Roman" w:cs="Times New Roman"/>
                <w:bCs/>
                <w:sz w:val="21"/>
                <w:szCs w:val="21"/>
                <w:woUserID w:val="1"/>
              </w:rPr>
              <w:t>Network type</w:t>
            </w:r>
          </w:p>
        </w:tc>
        <w:tc>
          <w:tcPr>
            <w:tcW w:w="6646" w:type="dxa"/>
            <w:gridSpan w:val="2"/>
            <w:vAlign w:val="center"/>
          </w:tcPr>
          <w:p w14:paraId="1F26839F">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outlineLvl w:val="1"/>
              <w:rPr>
                <w:rFonts w:hint="eastAsia" w:ascii="Times New Roman" w:hAnsi="Times New Roman" w:eastAsia="宋体" w:cs="Times New Roman"/>
                <w:bCs/>
                <w:sz w:val="21"/>
                <w:szCs w:val="21"/>
                <w:highlight w:val="none"/>
                <w:vertAlign w:val="baseline"/>
              </w:rPr>
            </w:pPr>
            <w:r>
              <w:rPr>
                <w:rFonts w:hint="eastAsia" w:ascii="Times New Roman" w:hAnsi="Times New Roman" w:eastAsia="宋体" w:cs="宋体"/>
                <w:bCs/>
                <w:kern w:val="2"/>
                <w:sz w:val="21"/>
                <w:szCs w:val="21"/>
                <w:highlight w:val="none"/>
                <w:lang w:val="en-US" w:eastAsia="zh" w:bidi="ar"/>
              </w:rPr>
              <w:t>WAN</w:t>
            </w:r>
          </w:p>
        </w:tc>
      </w:tr>
      <w:tr w14:paraId="7B869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vAlign w:val="top"/>
          </w:tcPr>
          <w:p w14:paraId="34F24172">
            <w:pPr>
              <w:keepNext w:val="0"/>
              <w:keepLines w:val="0"/>
              <w:widowControl/>
              <w:suppressLineNumbers w:val="0"/>
              <w:autoSpaceDE w:val="0"/>
              <w:autoSpaceDN w:val="0"/>
              <w:adjustRightInd w:val="0"/>
              <w:spacing w:before="156" w:beforeLines="50" w:beforeAutospacing="0" w:after="156" w:afterLines="50" w:afterAutospacing="0" w:line="360" w:lineRule="auto"/>
              <w:ind w:left="0" w:leftChars="0" w:right="0" w:rightChars="0"/>
              <w:jc w:val="left"/>
              <w:outlineLvl w:val="1"/>
              <w:rPr>
                <w:rFonts w:hint="eastAsia" w:ascii="Times New Roman" w:hAnsi="Times New Roman" w:eastAsia="宋体" w:cs="Times New Roman"/>
                <w:bCs/>
                <w:sz w:val="21"/>
                <w:szCs w:val="21"/>
                <w:highlight w:val="none"/>
                <w:vertAlign w:val="baseline"/>
                <w:lang w:val="en-US" w:eastAsia="zh-CN" w:bidi="ar-SA"/>
              </w:rPr>
            </w:pPr>
            <w:r>
              <w:rPr>
                <w:rFonts w:hint="default" w:ascii="Times New Roman" w:hAnsi="Times New Roman" w:cs="Times New Roman"/>
                <w:bCs/>
                <w:sz w:val="21"/>
                <w:szCs w:val="21"/>
                <w:woUserID w:val="1"/>
              </w:rPr>
              <w:t>Network bandwidth</w:t>
            </w:r>
          </w:p>
        </w:tc>
        <w:tc>
          <w:tcPr>
            <w:tcW w:w="6646" w:type="dxa"/>
            <w:gridSpan w:val="2"/>
            <w:vAlign w:val="center"/>
          </w:tcPr>
          <w:p w14:paraId="5CD8B69F">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both"/>
              <w:outlineLvl w:val="1"/>
              <w:rPr>
                <w:rFonts w:hint="eastAsia" w:ascii="Times New Roman" w:hAnsi="Times New Roman" w:eastAsia="宋体" w:cs="Times New Roman"/>
                <w:bCs/>
                <w:sz w:val="21"/>
                <w:szCs w:val="21"/>
                <w:highlight w:val="none"/>
                <w:vertAlign w:val="baseline"/>
              </w:rPr>
            </w:pPr>
            <w:r>
              <w:rPr>
                <w:rFonts w:hint="eastAsia" w:ascii="Times New Roman" w:hAnsi="Times New Roman" w:eastAsia="宋体" w:cs="宋体"/>
                <w:bCs/>
                <w:kern w:val="2"/>
                <w:sz w:val="21"/>
                <w:szCs w:val="21"/>
                <w:highlight w:val="none"/>
                <w:lang w:val="en-US" w:eastAsia="zh" w:bidi="ar"/>
              </w:rPr>
              <w:t>10</w:t>
            </w:r>
            <w:r>
              <w:rPr>
                <w:rFonts w:hint="eastAsia" w:ascii="Times New Roman" w:hAnsi="Times New Roman" w:eastAsia="宋体" w:cs="宋体"/>
                <w:bCs/>
                <w:kern w:val="2"/>
                <w:sz w:val="21"/>
                <w:szCs w:val="21"/>
                <w:highlight w:val="none"/>
                <w:lang w:val="en-US" w:eastAsia="zh-CN" w:bidi="ar"/>
              </w:rPr>
              <w:t xml:space="preserve"> Mbit/s</w:t>
            </w:r>
            <w:r>
              <w:rPr>
                <w:rFonts w:hint="eastAsia" w:ascii="Times New Roman" w:hAnsi="Times New Roman"/>
                <w:spacing w:val="-20"/>
                <w:sz w:val="21"/>
                <w:szCs w:val="21"/>
                <w:highlight w:val="none"/>
                <w:lang w:bidi="ar"/>
              </w:rPr>
              <w:t xml:space="preserve"> </w:t>
            </w:r>
            <w:r>
              <w:rPr>
                <w:rFonts w:hint="eastAsia" w:ascii="Times New Roman" w:hAnsi="Times New Roman"/>
                <w:spacing w:val="0"/>
                <w:sz w:val="21"/>
                <w:szCs w:val="21"/>
                <w:highlight w:val="none"/>
                <w:lang w:bidi="ar"/>
              </w:rPr>
              <w:t>and above</w:t>
            </w:r>
          </w:p>
        </w:tc>
      </w:tr>
    </w:tbl>
    <w:p w14:paraId="5AA50F77">
      <w:pPr>
        <w:spacing w:before="240" w:line="440" w:lineRule="exact"/>
        <w:rPr>
          <w:rFonts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w:t>
      </w:r>
      <w:r>
        <w:rPr>
          <w:rFonts w:hint="eastAsia" w:ascii="Times New Roman" w:hAnsi="Times New Roman" w:eastAsia="宋体"/>
          <w:color w:val="auto"/>
          <w:sz w:val="21"/>
          <w:szCs w:val="21"/>
          <w:highlight w:val="none"/>
          <w:lang w:val="en-US" w:eastAsia="zh-CN"/>
        </w:rPr>
        <w:t>2</w:t>
      </w:r>
      <w:r>
        <w:rPr>
          <w:rFonts w:hint="eastAsia" w:ascii="Times New Roman" w:hAnsi="Times New Roman" w:eastAsia="宋体"/>
          <w:color w:val="auto"/>
          <w:sz w:val="21"/>
          <w:szCs w:val="21"/>
          <w:highlight w:val="none"/>
        </w:rPr>
        <w:t>）Cloud computing</w:t>
      </w:r>
    </w:p>
    <w:p w14:paraId="32FCBF65">
      <w:pPr>
        <w:spacing w:line="440" w:lineRule="exact"/>
        <w:ind w:firstLine="420"/>
        <w:rPr>
          <w:rFonts w:hint="eastAsia"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Amazon cloud service</w:t>
      </w:r>
    </w:p>
    <w:p w14:paraId="3982A67C">
      <w:pPr>
        <w:spacing w:line="440" w:lineRule="exact"/>
        <w:ind w:firstLine="420"/>
        <w:rPr>
          <w:rFonts w:hint="eastAsia"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Service mode：SaaS</w:t>
      </w:r>
    </w:p>
    <w:p w14:paraId="465668D1">
      <w:pPr>
        <w:spacing w:line="440" w:lineRule="exact"/>
        <w:ind w:firstLine="420"/>
        <w:rPr>
          <w:rFonts w:hint="eastAsia"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Deployment mode: Cloud deployment</w:t>
      </w:r>
    </w:p>
    <w:p w14:paraId="110E145F">
      <w:pPr>
        <w:spacing w:line="440" w:lineRule="exact"/>
        <w:ind w:firstLine="420"/>
        <w:rPr>
          <w:rFonts w:hint="eastAsia"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Core functions: account registration, login, data upload and download</w:t>
      </w:r>
    </w:p>
    <w:p w14:paraId="040EAD2B">
      <w:pPr>
        <w:spacing w:line="440" w:lineRule="exact"/>
        <w:ind w:firstLine="420"/>
        <w:rPr>
          <w:rFonts w:hint="eastAsia"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Data interface: https</w:t>
      </w:r>
    </w:p>
    <w:p w14:paraId="6EF34179">
      <w:pPr>
        <w:spacing w:line="440" w:lineRule="exact"/>
        <w:ind w:firstLine="420"/>
        <w:rPr>
          <w:rFonts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Network security capability: It has a mature network Ana dog protection architecture, including WAF (WEB application firewall), security time analysis platform and RASP (application adaptive security protection system)</w:t>
      </w:r>
    </w:p>
    <w:p w14:paraId="188AEAD8">
      <w:pPr>
        <w:pStyle w:val="3"/>
        <w:rPr>
          <w:rFonts w:ascii="Times New Roman" w:hAnsi="Times New Roman" w:eastAsia="宋体"/>
          <w:color w:val="auto"/>
          <w:highlight w:val="none"/>
        </w:rPr>
      </w:pPr>
      <w:bookmarkStart w:id="44" w:name="_Toc26369"/>
      <w:bookmarkStart w:id="45" w:name="_Toc20892"/>
      <w:r>
        <w:rPr>
          <w:rFonts w:hint="eastAsia" w:ascii="Times New Roman" w:hAnsi="Times New Roman" w:eastAsia="宋体"/>
          <w:color w:val="auto"/>
          <w:highlight w:val="none"/>
        </w:rPr>
        <w:t>Necessary hardware and software</w:t>
      </w:r>
      <w:bookmarkEnd w:id="44"/>
      <w:bookmarkEnd w:id="45"/>
    </w:p>
    <w:p w14:paraId="1104EEFB">
      <w:del w:id="61728685" w:author="aicheckword" w:date="2026-04-13T06:41:46Z">
        <w:r>
          <w:delText xml:space="preserve">Not applicable, the product runs on general-purpose computer and operating system platform, and does not depend on specific software and hardware.</w:delText>
        </w:r>
      </w:del>
      <w:ins w:id="49489168" w:author="aicheckword" w:date="2026-04-13T06:41:46Z">
        <w:r>
          <w:t xml:space="preserve">Not applicable, the product runs on general-purpose computer and operating system platform.</w:t>
        </w:r>
      </w:ins>
    </w:p>
    <w:p w14:paraId="5EAF5E8A">
      <w:pPr>
        <w:pStyle w:val="3"/>
        <w:rPr>
          <w:rFonts w:ascii="Times New Roman" w:hAnsi="Times New Roman" w:eastAsia="宋体"/>
          <w:color w:val="auto"/>
          <w:highlight w:val="none"/>
        </w:rPr>
      </w:pPr>
      <w:bookmarkStart w:id="46" w:name="_Toc389"/>
      <w:bookmarkStart w:id="47" w:name="_Toc25567"/>
      <w:bookmarkStart w:id="48" w:name="_Hlk47712569"/>
      <w:bookmarkStart w:id="49" w:name="_Toc364164448"/>
      <w:bookmarkStart w:id="50" w:name="_Toc365030982"/>
      <w:r>
        <w:rPr>
          <w:rFonts w:hint="eastAsia" w:ascii="Times New Roman" w:hAnsi="Times New Roman" w:eastAsia="宋体"/>
          <w:color w:val="auto"/>
          <w:highlight w:val="none"/>
        </w:rPr>
        <w:t>Logical structure</w:t>
      </w:r>
      <w:bookmarkEnd w:id="46"/>
      <w:bookmarkEnd w:id="47"/>
    </w:p>
    <w:p w14:paraId="6490C4C3">
      <w:pPr>
        <w:keepNext w:val="0"/>
        <w:keepLines w:val="0"/>
        <w:pageBreakBefore w:val="0"/>
        <w:widowControl/>
        <w:kinsoku/>
        <w:wordWrap/>
        <w:overflowPunct/>
        <w:topLinePunct w:val="0"/>
        <w:autoSpaceDE/>
        <w:autoSpaceDN/>
        <w:bidi w:val="0"/>
        <w:adjustRightInd/>
        <w:snapToGrid/>
        <w:ind w:firstLine="0"/>
        <w:jc w:val="center"/>
        <w:textAlignment w:val="auto"/>
        <w:rPr>
          <w:rFonts w:hint="default" w:ascii="Times New Roman" w:hAnsi="Times New Roman" w:eastAsia="宋体"/>
          <w:color w:val="auto"/>
          <w:sz w:val="21"/>
          <w:szCs w:val="21"/>
          <w:highlight w:val="none"/>
        </w:rPr>
      </w:pPr>
      <w:ins w:id="120" w:author="李雅静" w:date="2025-11-20T11:15:52Z">
        <w:r>
          <w:rPr>
            <w:sz w:val="21"/>
            <w:woUserID w:val="2"/>
          </w:rPr>
          <w:drawing>
            <wp:inline distT="0" distB="0" distL="114300" distR="114300">
              <wp:extent cx="5263515" cy="2914015"/>
              <wp:effectExtent l="0" t="0" r="6985" b="6985"/>
              <wp:docPr id="11" name="图片 11" descr="215484c9f4a10731767c10cb5c300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15484c9f4a10731767c10cb5c300459"/>
                      <pic:cNvPicPr>
                        <a:picLocks noChangeAspect="1"/>
                      </pic:cNvPicPr>
                    </pic:nvPicPr>
                    <pic:blipFill>
                      <a:blip r:embed="rId13"/>
                      <a:stretch>
                        <a:fillRect/>
                      </a:stretch>
                    </pic:blipFill>
                    <pic:spPr>
                      <a:xfrm>
                        <a:off x="0" y="0"/>
                        <a:ext cx="5263515" cy="2914015"/>
                      </a:xfrm>
                      <a:prstGeom prst="rect">
                        <a:avLst/>
                      </a:prstGeom>
                    </pic:spPr>
                  </pic:pic>
                </a:graphicData>
              </a:graphic>
            </wp:inline>
          </w:drawing>
        </w:r>
      </w:ins>
      <w:del w:id="122" w:author="李雅静" w:date="2025-11-20T11:15:43Z">
        <w:r>
          <w:rPr>
            <w:sz w:val="21"/>
            <w:woUserID w:val="2"/>
          </w:rPr>
          <w:drawing>
            <wp:inline distT="0" distB="0" distL="114300" distR="114300">
              <wp:extent cx="5263515" cy="2914015"/>
              <wp:effectExtent l="0" t="0" r="13335" b="635"/>
              <wp:docPr id="16" name="图片 16" descr="215484c9f4a10731767c10cb5c300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215484c9f4a10731767c10cb5c300459"/>
                      <pic:cNvPicPr>
                        <a:picLocks noChangeAspect="1"/>
                      </pic:cNvPicPr>
                    </pic:nvPicPr>
                    <pic:blipFill>
                      <a:blip r:embed="rId14"/>
                      <a:stretch>
                        <a:fillRect/>
                      </a:stretch>
                    </pic:blipFill>
                    <pic:spPr>
                      <a:xfrm>
                        <a:off x="0" y="0"/>
                        <a:ext cx="5263515" cy="2914015"/>
                      </a:xfrm>
                      <a:prstGeom prst="rect">
                        <a:avLst/>
                      </a:prstGeom>
                    </pic:spPr>
                  </pic:pic>
                </a:graphicData>
              </a:graphic>
            </wp:inline>
          </w:drawing>
        </w:r>
      </w:del>
    </w:p>
    <w:p w14:paraId="3F3D8B6E">
      <w:pPr>
        <w:spacing w:line="500" w:lineRule="exact"/>
        <w:ind w:firstLine="420" w:firstLineChars="200"/>
        <w:rPr>
          <w:rFonts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The system consists of the following modules: "Login, Home, Patient, Device, Organization, and Personal Center".</w:t>
      </w:r>
    </w:p>
    <w:bookmarkEnd w:id="48"/>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6"/>
        <w:gridCol w:w="1386"/>
        <w:gridCol w:w="1164"/>
        <w:gridCol w:w="4733"/>
      </w:tblGrid>
      <w:tr w14:paraId="1F048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1136" w:type="dxa"/>
            <w:shd w:val="clear" w:color="auto" w:fill="A8A8A8"/>
            <w:vAlign w:val="center"/>
          </w:tcPr>
          <w:p w14:paraId="7C4DAA89">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b/>
                <w:bCs/>
                <w:color w:val="auto"/>
                <w:sz w:val="21"/>
                <w:szCs w:val="21"/>
                <w:highlight w:val="none"/>
              </w:rPr>
            </w:pPr>
            <w:r>
              <w:rPr>
                <w:rFonts w:hint="default" w:ascii="Times New Roman" w:hAnsi="Times New Roman" w:cs="Times New Roman"/>
                <w:b/>
                <w:bCs/>
                <w:color w:val="auto"/>
                <w:sz w:val="21"/>
                <w:szCs w:val="21"/>
              </w:rPr>
              <w:t>Module</w:t>
            </w:r>
          </w:p>
        </w:tc>
        <w:tc>
          <w:tcPr>
            <w:tcW w:w="1386" w:type="dxa"/>
            <w:shd w:val="clear" w:color="auto" w:fill="A8A8A8"/>
            <w:vAlign w:val="center"/>
          </w:tcPr>
          <w:p w14:paraId="47C2D858">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b/>
                <w:bCs/>
                <w:color w:val="auto"/>
                <w:sz w:val="21"/>
                <w:szCs w:val="21"/>
                <w:highlight w:val="none"/>
              </w:rPr>
            </w:pPr>
            <w:r>
              <w:rPr>
                <w:rFonts w:hint="default" w:ascii="Times New Roman" w:hAnsi="Times New Roman" w:cs="Times New Roman"/>
                <w:b/>
                <w:bCs/>
                <w:color w:val="auto"/>
                <w:sz w:val="21"/>
                <w:szCs w:val="21"/>
              </w:rPr>
              <w:t>Primary function</w:t>
            </w:r>
          </w:p>
        </w:tc>
        <w:tc>
          <w:tcPr>
            <w:tcW w:w="1164" w:type="dxa"/>
            <w:shd w:val="clear" w:color="auto" w:fill="A8A8A8"/>
            <w:vAlign w:val="center"/>
          </w:tcPr>
          <w:p w14:paraId="14F776B5">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b/>
                <w:bCs/>
                <w:color w:val="auto"/>
                <w:sz w:val="21"/>
                <w:szCs w:val="21"/>
                <w:highlight w:val="none"/>
              </w:rPr>
            </w:pPr>
            <w:r>
              <w:rPr>
                <w:rFonts w:hint="default" w:ascii="Times New Roman" w:hAnsi="Times New Roman" w:cs="Times New Roman"/>
                <w:b/>
                <w:bCs/>
                <w:color w:val="auto"/>
                <w:sz w:val="21"/>
                <w:szCs w:val="21"/>
              </w:rPr>
              <w:t>Secondary function</w:t>
            </w:r>
          </w:p>
        </w:tc>
        <w:tc>
          <w:tcPr>
            <w:tcW w:w="4733" w:type="dxa"/>
            <w:shd w:val="clear" w:color="auto" w:fill="A8A8A8"/>
            <w:vAlign w:val="center"/>
          </w:tcPr>
          <w:p w14:paraId="08E89C79">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b/>
                <w:bCs/>
                <w:color w:val="auto"/>
                <w:sz w:val="21"/>
                <w:szCs w:val="21"/>
                <w:highlight w:val="none"/>
              </w:rPr>
            </w:pPr>
            <w:r>
              <w:rPr>
                <w:rFonts w:hint="default" w:ascii="Times New Roman" w:hAnsi="Times New Roman" w:cs="Times New Roman"/>
                <w:b/>
                <w:bCs/>
                <w:color w:val="auto"/>
                <w:sz w:val="21"/>
                <w:szCs w:val="21"/>
              </w:rPr>
              <w:t>Function description</w:t>
            </w:r>
          </w:p>
        </w:tc>
      </w:tr>
      <w:tr w14:paraId="71B3C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Align w:val="center"/>
          </w:tcPr>
          <w:p w14:paraId="1E9F638B">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rPr>
            </w:pPr>
            <w:r>
              <w:rPr>
                <w:rFonts w:hint="default" w:ascii="Times New Roman" w:hAnsi="Times New Roman" w:cs="Times New Roman"/>
                <w:color w:val="auto"/>
                <w:sz w:val="21"/>
                <w:szCs w:val="21"/>
              </w:rPr>
              <w:t>Login</w:t>
            </w:r>
          </w:p>
        </w:tc>
        <w:tc>
          <w:tcPr>
            <w:tcW w:w="1386" w:type="dxa"/>
            <w:vAlign w:val="center"/>
          </w:tcPr>
          <w:p w14:paraId="03327449">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rPr>
            </w:pPr>
            <w:r>
              <w:rPr>
                <w:rFonts w:hint="default" w:ascii="Times New Roman" w:hAnsi="Times New Roman" w:cs="Times New Roman"/>
                <w:color w:val="auto"/>
                <w:sz w:val="21"/>
                <w:szCs w:val="21"/>
              </w:rPr>
              <w:t>Login</w:t>
            </w:r>
          </w:p>
        </w:tc>
        <w:tc>
          <w:tcPr>
            <w:tcW w:w="1164" w:type="dxa"/>
            <w:vAlign w:val="center"/>
          </w:tcPr>
          <w:p w14:paraId="791B590F">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rPr>
            </w:pPr>
            <w:r>
              <w:rPr>
                <w:rFonts w:hint="default" w:ascii="Times New Roman" w:hAnsi="Times New Roman" w:cs="Times New Roman"/>
                <w:color w:val="auto"/>
                <w:sz w:val="21"/>
                <w:szCs w:val="21"/>
              </w:rPr>
              <w:t>/</w:t>
            </w:r>
          </w:p>
        </w:tc>
        <w:tc>
          <w:tcPr>
            <w:tcW w:w="4733" w:type="dxa"/>
            <w:vAlign w:val="center"/>
          </w:tcPr>
          <w:p w14:paraId="33529DE6">
            <w:pPr>
              <w:keepNext w:val="0"/>
              <w:keepLines w:val="0"/>
              <w:widowControl/>
              <w:suppressLineNumbers w:val="0"/>
              <w:spacing w:before="0" w:beforeAutospacing="0" w:after="0" w:afterAutospacing="0"/>
              <w:ind w:left="0" w:leftChars="0" w:right="0" w:rightChars="0"/>
              <w:jc w:val="left"/>
              <w:rPr>
                <w:rFonts w:hint="eastAsia" w:ascii="Times New Roman" w:hAnsi="Times New Roman" w:eastAsia="宋体"/>
                <w:color w:val="auto"/>
                <w:sz w:val="21"/>
                <w:szCs w:val="21"/>
                <w:highlight w:val="none"/>
              </w:rPr>
            </w:pPr>
            <w:r>
              <w:rPr>
                <w:rFonts w:hint="default" w:ascii="Times New Roman" w:hAnsi="Times New Roman" w:cs="Times New Roman"/>
                <w:kern w:val="0"/>
                <w:sz w:val="21"/>
                <w:szCs w:val="21"/>
                <w:lang w:val="en-US" w:eastAsia="zh" w:bidi="ar"/>
                <w:woUserID w:val="2"/>
              </w:rPr>
              <w:t>Use the account and password to login.</w:t>
            </w:r>
          </w:p>
        </w:tc>
      </w:tr>
      <w:tr w14:paraId="4B45F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Align w:val="center"/>
          </w:tcPr>
          <w:p w14:paraId="0DC4F859">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lang w:val="en-US" w:eastAsia="zh-CN"/>
              </w:rPr>
            </w:pPr>
            <w:r>
              <w:rPr>
                <w:rFonts w:hint="default" w:ascii="Times New Roman" w:hAnsi="Times New Roman" w:cs="Times New Roman"/>
                <w:color w:val="auto"/>
                <w:sz w:val="21"/>
                <w:szCs w:val="21"/>
                <w:lang w:val="en-US" w:eastAsia="zh-CN"/>
              </w:rPr>
              <w:t>Home</w:t>
            </w:r>
          </w:p>
        </w:tc>
        <w:tc>
          <w:tcPr>
            <w:tcW w:w="1386" w:type="dxa"/>
            <w:vAlign w:val="center"/>
          </w:tcPr>
          <w:p w14:paraId="1C74B3C4">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lang w:val="en-US" w:eastAsia="zh-CN"/>
              </w:rPr>
            </w:pPr>
            <w:r>
              <w:rPr>
                <w:rFonts w:hint="default" w:ascii="Times New Roman" w:hAnsi="Times New Roman" w:cs="Times New Roman"/>
                <w:kern w:val="0"/>
                <w:sz w:val="21"/>
                <w:szCs w:val="21"/>
                <w:lang w:val="en-US" w:eastAsia="zh" w:bidi="ar"/>
                <w:woUserID w:val="2"/>
              </w:rPr>
              <w:t>Statistics</w:t>
            </w:r>
          </w:p>
        </w:tc>
        <w:tc>
          <w:tcPr>
            <w:tcW w:w="1164" w:type="dxa"/>
            <w:vAlign w:val="center"/>
          </w:tcPr>
          <w:p w14:paraId="2BBBEA19">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lang w:val="en-US" w:eastAsia="zh-CN"/>
              </w:rPr>
            </w:pPr>
            <w:r>
              <w:rPr>
                <w:rFonts w:hint="default" w:ascii="Times New Roman" w:hAnsi="Times New Roman" w:cs="Times New Roman"/>
                <w:color w:val="auto"/>
                <w:sz w:val="21"/>
                <w:szCs w:val="21"/>
              </w:rPr>
              <w:t>/</w:t>
            </w:r>
          </w:p>
        </w:tc>
        <w:tc>
          <w:tcPr>
            <w:tcW w:w="4733" w:type="dxa"/>
            <w:vAlign w:val="center"/>
          </w:tcPr>
          <w:p w14:paraId="6834394C">
            <w:pPr>
              <w:keepNext w:val="0"/>
              <w:keepLines w:val="0"/>
              <w:widowControl/>
              <w:suppressLineNumbers w:val="0"/>
              <w:spacing w:before="0" w:beforeAutospacing="0" w:after="0" w:afterAutospacing="0"/>
              <w:ind w:left="0" w:leftChars="0" w:right="0" w:rightChars="0"/>
              <w:jc w:val="left"/>
              <w:rPr>
                <w:rFonts w:hint="eastAsia" w:ascii="Times New Roman" w:hAnsi="Times New Roman" w:eastAsia="宋体"/>
                <w:color w:val="auto"/>
                <w:sz w:val="21"/>
                <w:szCs w:val="21"/>
                <w:highlight w:val="none"/>
                <w:lang w:val="en-US" w:eastAsia="zh-CN"/>
              </w:rPr>
            </w:pPr>
            <w:r>
              <w:rPr>
                <w:rFonts w:hint="default" w:ascii="Times New Roman" w:hAnsi="Times New Roman" w:eastAsia="宋体" w:cs="Times New Roman"/>
                <w:kern w:val="0"/>
                <w:sz w:val="21"/>
                <w:szCs w:val="21"/>
                <w:lang w:val="en-US" w:eastAsia="zh-CN" w:bidi="ar"/>
                <w:woUserID w:val="2"/>
              </w:rPr>
              <w:t>Provide data</w:t>
            </w:r>
            <w:r>
              <w:rPr>
                <w:rFonts w:hint="eastAsia" w:ascii="Times New Roman" w:hAnsi="Times New Roman" w:cs="Times New Roman"/>
                <w:kern w:val="0"/>
                <w:sz w:val="21"/>
                <w:szCs w:val="21"/>
                <w:lang w:val="en-US" w:eastAsia="zh-CN" w:bidi="ar"/>
                <w:woUserID w:val="2"/>
              </w:rPr>
              <w:t xml:space="preserve"> overview</w:t>
            </w:r>
            <w:r>
              <w:rPr>
                <w:rFonts w:hint="default" w:ascii="Times New Roman" w:hAnsi="Times New Roman" w:eastAsia="宋体" w:cs="Times New Roman"/>
                <w:kern w:val="0"/>
                <w:sz w:val="21"/>
                <w:szCs w:val="21"/>
                <w:lang w:val="en-US" w:eastAsia="zh-CN" w:bidi="ar"/>
                <w:woUserID w:val="2"/>
              </w:rPr>
              <w:t xml:space="preserve">, view total number of users, total number of devices, number of online devices, total number of </w:t>
            </w:r>
            <w:r>
              <w:rPr>
                <w:rFonts w:hint="eastAsia" w:ascii="Times New Roman" w:hAnsi="Times New Roman" w:cs="Times New Roman"/>
                <w:kern w:val="0"/>
                <w:sz w:val="21"/>
                <w:szCs w:val="21"/>
                <w:lang w:val="en-US" w:eastAsia="zh" w:bidi="ar"/>
                <w:woUserID w:val="2"/>
              </w:rPr>
              <w:t>physician</w:t>
            </w:r>
            <w:r>
              <w:rPr>
                <w:rFonts w:hint="default" w:ascii="Times New Roman" w:hAnsi="Times New Roman" w:cs="Times New Roman"/>
                <w:kern w:val="0"/>
                <w:sz w:val="21"/>
                <w:szCs w:val="21"/>
                <w:lang w:val="en-US" w:eastAsia="zh" w:bidi="ar"/>
                <w:woUserID w:val="2"/>
              </w:rPr>
              <w:t>s in overall situation</w:t>
            </w:r>
            <w:r>
              <w:rPr>
                <w:rFonts w:hint="default" w:ascii="Times New Roman" w:hAnsi="Times New Roman" w:eastAsia="宋体" w:cs="Times New Roman"/>
                <w:kern w:val="0"/>
                <w:sz w:val="21"/>
                <w:szCs w:val="21"/>
                <w:lang w:val="en-US" w:eastAsia="zh-CN" w:bidi="ar"/>
                <w:woUserID w:val="2"/>
              </w:rPr>
              <w:t xml:space="preserve">. Display patients' compliance overview and treatment data overview, device status and usage. </w:t>
            </w:r>
          </w:p>
        </w:tc>
      </w:tr>
      <w:tr w14:paraId="4D52F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Merge w:val="restart"/>
            <w:vAlign w:val="center"/>
          </w:tcPr>
          <w:p w14:paraId="143B5F2B">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lang w:val="en-US" w:eastAsia="zh-CN"/>
              </w:rPr>
            </w:pPr>
            <w:r>
              <w:rPr>
                <w:rFonts w:hint="default" w:ascii="Times New Roman" w:hAnsi="Times New Roman" w:cs="Times New Roman"/>
                <w:color w:val="auto"/>
                <w:sz w:val="21"/>
                <w:szCs w:val="21"/>
              </w:rPr>
              <w:t>Patient</w:t>
            </w:r>
          </w:p>
        </w:tc>
        <w:tc>
          <w:tcPr>
            <w:tcW w:w="1386" w:type="dxa"/>
            <w:vAlign w:val="center"/>
          </w:tcPr>
          <w:p w14:paraId="0D32894A">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rPr>
            </w:pPr>
            <w:r>
              <w:rPr>
                <w:rFonts w:hint="default" w:ascii="Times New Roman" w:hAnsi="Times New Roman" w:eastAsia="Times New Roman" w:cs="Times New Roman"/>
                <w:sz w:val="20"/>
              </w:rPr>
              <w:t>Patient list</w:t>
            </w:r>
          </w:p>
        </w:tc>
        <w:tc>
          <w:tcPr>
            <w:tcW w:w="1164" w:type="dxa"/>
            <w:vAlign w:val="center"/>
          </w:tcPr>
          <w:p w14:paraId="59756AC2">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rPr>
            </w:pPr>
            <w:r>
              <w:rPr>
                <w:rFonts w:hint="default" w:ascii="Times New Roman" w:hAnsi="Times New Roman" w:cs="Times New Roman"/>
                <w:color w:val="auto"/>
                <w:sz w:val="21"/>
                <w:szCs w:val="21"/>
              </w:rPr>
              <w:t>/</w:t>
            </w:r>
          </w:p>
        </w:tc>
        <w:tc>
          <w:tcPr>
            <w:tcW w:w="4733" w:type="dxa"/>
            <w:vAlign w:val="center"/>
          </w:tcPr>
          <w:p w14:paraId="1D5004A7">
            <w:pPr>
              <w:keepNext w:val="0"/>
              <w:keepLines w:val="0"/>
              <w:widowControl/>
              <w:suppressLineNumbers w:val="0"/>
              <w:spacing w:before="0" w:beforeAutospacing="0" w:after="0" w:afterAutospacing="0"/>
              <w:ind w:left="0" w:leftChars="0" w:right="0" w:rightChars="0"/>
              <w:rPr>
                <w:rFonts w:hint="eastAsia" w:ascii="Times New Roman" w:hAnsi="Times New Roman" w:eastAsia="宋体"/>
                <w:color w:val="auto"/>
                <w:sz w:val="21"/>
                <w:szCs w:val="21"/>
                <w:highlight w:val="none"/>
              </w:rPr>
            </w:pPr>
            <w:r>
              <w:rPr>
                <w:rFonts w:hint="default" w:ascii="Times New Roman" w:hAnsi="Times New Roman" w:cs="Times New Roman"/>
                <w:color w:val="auto"/>
                <w:sz w:val="21"/>
                <w:szCs w:val="21"/>
                <w:woUserID w:val="2"/>
              </w:rPr>
              <w:t>Add, query, search</w:t>
            </w:r>
            <w:r>
              <w:rPr>
                <w:rFonts w:hint="default" w:ascii="Times New Roman" w:hAnsi="Times New Roman" w:cs="Times New Roman"/>
                <w:color w:val="auto"/>
                <w:sz w:val="21"/>
                <w:szCs w:val="21"/>
                <w:lang w:eastAsia="zh"/>
                <w:woUserID w:val="2"/>
              </w:rPr>
              <w:t xml:space="preserve"> and</w:t>
            </w:r>
            <w:r>
              <w:rPr>
                <w:rFonts w:hint="default" w:ascii="Times New Roman" w:hAnsi="Times New Roman" w:cs="Times New Roman"/>
                <w:color w:val="auto"/>
                <w:sz w:val="21"/>
                <w:szCs w:val="21"/>
                <w:woUserID w:val="2"/>
              </w:rPr>
              <w:t xml:space="preserve"> delete patients, export patient information</w:t>
            </w:r>
            <w:r>
              <w:rPr>
                <w:rFonts w:hint="default" w:ascii="Times New Roman" w:hAnsi="Times New Roman" w:cs="Times New Roman"/>
                <w:color w:val="auto"/>
                <w:sz w:val="21"/>
                <w:szCs w:val="21"/>
                <w:lang w:eastAsia="zh"/>
                <w:woUserID w:val="2"/>
              </w:rPr>
              <w:t>.</w:t>
            </w:r>
          </w:p>
        </w:tc>
      </w:tr>
      <w:tr w14:paraId="4293D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Merge w:val="continue"/>
            <w:vAlign w:val="center"/>
          </w:tcPr>
          <w:p w14:paraId="5DFD8828">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rPr>
            </w:pPr>
          </w:p>
        </w:tc>
        <w:tc>
          <w:tcPr>
            <w:tcW w:w="1386" w:type="dxa"/>
            <w:vMerge w:val="restart"/>
            <w:vAlign w:val="center"/>
          </w:tcPr>
          <w:p w14:paraId="7FDA86EE">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rPr>
            </w:pPr>
            <w:r>
              <w:rPr>
                <w:rFonts w:hint="default" w:ascii="Times New Roman" w:hAnsi="Times New Roman" w:eastAsia="Times New Roman" w:cs="Times New Roman"/>
                <w:sz w:val="20"/>
              </w:rPr>
              <w:t>Patient details</w:t>
            </w:r>
          </w:p>
        </w:tc>
        <w:tc>
          <w:tcPr>
            <w:tcW w:w="1164" w:type="dxa"/>
            <w:vAlign w:val="center"/>
          </w:tcPr>
          <w:p w14:paraId="0EDC85F8">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rPr>
            </w:pPr>
            <w:r>
              <w:rPr>
                <w:rFonts w:hint="default" w:ascii="Times New Roman" w:hAnsi="Times New Roman" w:cs="Times New Roman"/>
                <w:kern w:val="0"/>
                <w:sz w:val="21"/>
                <w:szCs w:val="21"/>
                <w:lang w:val="en-US" w:eastAsia="zh" w:bidi="ar"/>
                <w:woUserID w:val="2"/>
              </w:rPr>
              <w:t>Patient information</w:t>
            </w:r>
          </w:p>
        </w:tc>
        <w:tc>
          <w:tcPr>
            <w:tcW w:w="4733" w:type="dxa"/>
            <w:vAlign w:val="center"/>
          </w:tcPr>
          <w:p w14:paraId="44510A00">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olor w:val="auto"/>
                <w:sz w:val="21"/>
                <w:szCs w:val="21"/>
                <w:highlight w:val="none"/>
              </w:rPr>
            </w:pPr>
            <w:r>
              <w:rPr>
                <w:rFonts w:hint="default" w:ascii="Times New Roman" w:hAnsi="Times New Roman" w:eastAsia="宋体" w:cs="Times New Roman"/>
                <w:kern w:val="0"/>
                <w:sz w:val="21"/>
                <w:szCs w:val="21"/>
                <w:lang w:val="en-US" w:eastAsia="zh-CN" w:bidi="ar"/>
                <w:woUserID w:val="2"/>
              </w:rPr>
              <w:t>View and edit user basic information, bind and modify device information</w:t>
            </w:r>
            <w:r>
              <w:rPr>
                <w:rFonts w:hint="default" w:ascii="Times New Roman" w:hAnsi="Times New Roman" w:cs="Times New Roman"/>
                <w:kern w:val="0"/>
                <w:sz w:val="21"/>
                <w:szCs w:val="21"/>
                <w:lang w:val="en-US" w:eastAsia="zh" w:bidi="ar"/>
                <w:woUserID w:val="2"/>
              </w:rPr>
              <w:t>.</w:t>
            </w:r>
          </w:p>
        </w:tc>
      </w:tr>
      <w:tr w14:paraId="74030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Merge w:val="continue"/>
            <w:vAlign w:val="center"/>
          </w:tcPr>
          <w:p w14:paraId="33788CF6">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rPr>
            </w:pPr>
          </w:p>
        </w:tc>
        <w:tc>
          <w:tcPr>
            <w:tcW w:w="1386" w:type="dxa"/>
            <w:vMerge w:val="continue"/>
            <w:vAlign w:val="center"/>
          </w:tcPr>
          <w:p w14:paraId="10C2B7FB">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rPr>
            </w:pPr>
          </w:p>
        </w:tc>
        <w:tc>
          <w:tcPr>
            <w:tcW w:w="1164" w:type="dxa"/>
            <w:vAlign w:val="center"/>
          </w:tcPr>
          <w:p w14:paraId="291E4A1C">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color w:val="auto"/>
                <w:sz w:val="21"/>
                <w:szCs w:val="21"/>
                <w:highlight w:val="none"/>
                <w:lang w:val="en-US"/>
              </w:rPr>
            </w:pPr>
            <w:r>
              <w:rPr>
                <w:rFonts w:hint="default" w:ascii="Times New Roman" w:hAnsi="Times New Roman" w:cs="Times New Roman"/>
                <w:kern w:val="0"/>
                <w:sz w:val="21"/>
                <w:szCs w:val="21"/>
                <w:lang w:eastAsia="zh" w:bidi="ar"/>
                <w:woUserID w:val="2"/>
              </w:rPr>
              <w:t>Data summary</w:t>
            </w:r>
          </w:p>
        </w:tc>
        <w:tc>
          <w:tcPr>
            <w:tcW w:w="4733" w:type="dxa"/>
            <w:vAlign w:val="center"/>
          </w:tcPr>
          <w:p w14:paraId="70EAE9C0">
            <w:pPr>
              <w:keepNext w:val="0"/>
              <w:keepLines w:val="0"/>
              <w:widowControl/>
              <w:suppressLineNumbers w:val="0"/>
              <w:spacing w:before="0" w:beforeAutospacing="0" w:after="0" w:afterAutospacing="0"/>
              <w:ind w:left="0" w:leftChars="0" w:right="0" w:rightChars="0"/>
              <w:jc w:val="left"/>
              <w:rPr>
                <w:rFonts w:hint="eastAsia" w:ascii="Times New Roman" w:hAnsi="Times New Roman" w:eastAsia="宋体"/>
                <w:color w:val="auto"/>
                <w:sz w:val="21"/>
                <w:szCs w:val="21"/>
                <w:highlight w:val="none"/>
              </w:rPr>
            </w:pPr>
            <w:r>
              <w:rPr>
                <w:rFonts w:hint="default" w:ascii="Times New Roman" w:hAnsi="Times New Roman" w:cs="Times New Roman"/>
                <w:kern w:val="0"/>
                <w:sz w:val="21"/>
                <w:szCs w:val="21"/>
                <w:lang w:val="en-US" w:eastAsia="zh" w:bidi="ar"/>
                <w:woUserID w:val="2"/>
              </w:rPr>
              <w:t>Information on user's device usage indicators in different time dimensions (duration</w:t>
            </w:r>
            <w:r>
              <w:rPr>
                <w:rFonts w:hint="eastAsia" w:ascii="Times New Roman" w:hAnsi="Times New Roman" w:cs="Times New Roman"/>
                <w:kern w:val="0"/>
                <w:sz w:val="21"/>
                <w:szCs w:val="21"/>
                <w:lang w:val="en-US" w:eastAsia="zh-CN" w:bidi="ar"/>
                <w:woUserID w:val="2"/>
              </w:rPr>
              <w:t xml:space="preserve"> of use</w:t>
            </w:r>
            <w:r>
              <w:rPr>
                <w:rFonts w:hint="default" w:ascii="Times New Roman" w:hAnsi="Times New Roman" w:cs="Times New Roman"/>
                <w:kern w:val="0"/>
                <w:sz w:val="21"/>
                <w:szCs w:val="21"/>
                <w:lang w:val="en-US" w:eastAsia="zh" w:bidi="ar"/>
                <w:woUserID w:val="2"/>
              </w:rPr>
              <w:t xml:space="preserve">, leak, pressure, AHI, </w:t>
            </w:r>
            <w:r>
              <w:rPr>
                <w:rFonts w:hint="eastAsia" w:ascii="Times New Roman" w:hAnsi="Times New Roman" w:cs="Times New Roman"/>
                <w:kern w:val="0"/>
                <w:sz w:val="21"/>
                <w:szCs w:val="21"/>
                <w:lang w:val="en-US" w:eastAsia="zh" w:bidi="ar"/>
                <w:woUserID w:val="2"/>
              </w:rPr>
              <w:t>SPO2</w:t>
            </w:r>
            <w:r>
              <w:rPr>
                <w:rFonts w:hint="default" w:ascii="Times New Roman" w:hAnsi="Times New Roman" w:cs="Times New Roman"/>
                <w:kern w:val="0"/>
                <w:sz w:val="21"/>
                <w:szCs w:val="21"/>
                <w:lang w:val="en-US" w:eastAsia="zh" w:bidi="ar"/>
                <w:woUserID w:val="2"/>
              </w:rPr>
              <w:t>, pulse rate PR)</w:t>
            </w:r>
          </w:p>
        </w:tc>
      </w:tr>
      <w:tr w14:paraId="40075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Merge w:val="continue"/>
            <w:vAlign w:val="center"/>
          </w:tcPr>
          <w:p w14:paraId="4099BED8">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rPr>
            </w:pPr>
          </w:p>
        </w:tc>
        <w:tc>
          <w:tcPr>
            <w:tcW w:w="1386" w:type="dxa"/>
            <w:vMerge w:val="continue"/>
            <w:vAlign w:val="center"/>
          </w:tcPr>
          <w:p w14:paraId="0B6C026B">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rPr>
            </w:pPr>
          </w:p>
        </w:tc>
        <w:tc>
          <w:tcPr>
            <w:tcW w:w="1164" w:type="dxa"/>
            <w:vAlign w:val="center"/>
          </w:tcPr>
          <w:p w14:paraId="336EA73A">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rPr>
            </w:pPr>
            <w:r>
              <w:rPr>
                <w:rFonts w:hint="default" w:ascii="Times New Roman" w:hAnsi="Times New Roman" w:cs="Times New Roman"/>
                <w:kern w:val="0"/>
                <w:sz w:val="21"/>
                <w:szCs w:val="21"/>
                <w:lang w:val="en-US" w:eastAsia="zh" w:bidi="ar"/>
                <w:woUserID w:val="2"/>
              </w:rPr>
              <w:t xml:space="preserve">Detailed </w:t>
            </w:r>
            <w:r>
              <w:rPr>
                <w:rFonts w:hint="default" w:ascii="Times New Roman" w:hAnsi="Times New Roman" w:cs="Times New Roman"/>
                <w:kern w:val="0"/>
                <w:sz w:val="21"/>
                <w:szCs w:val="21"/>
                <w:lang w:eastAsia="zh" w:bidi="ar"/>
                <w:woUserID w:val="2"/>
              </w:rPr>
              <w:t>graph</w:t>
            </w:r>
          </w:p>
        </w:tc>
        <w:tc>
          <w:tcPr>
            <w:tcW w:w="4733" w:type="dxa"/>
            <w:vAlign w:val="center"/>
          </w:tcPr>
          <w:p w14:paraId="11A5B85D">
            <w:pPr>
              <w:keepNext w:val="0"/>
              <w:keepLines w:val="0"/>
              <w:widowControl/>
              <w:suppressLineNumbers w:val="0"/>
              <w:spacing w:before="0" w:beforeAutospacing="0" w:after="0" w:afterAutospacing="0"/>
              <w:ind w:left="0" w:leftChars="0" w:right="0" w:rightChars="0"/>
              <w:jc w:val="left"/>
              <w:rPr>
                <w:rFonts w:hint="eastAsia" w:ascii="Times New Roman" w:hAnsi="Times New Roman" w:eastAsia="宋体"/>
                <w:color w:val="auto"/>
                <w:sz w:val="21"/>
                <w:szCs w:val="21"/>
                <w:highlight w:val="none"/>
              </w:rPr>
            </w:pPr>
            <w:r>
              <w:rPr>
                <w:rFonts w:hint="default" w:ascii="Times New Roman" w:hAnsi="Times New Roman" w:eastAsia="宋体" w:cs="Times New Roman"/>
                <w:kern w:val="0"/>
                <w:sz w:val="21"/>
                <w:szCs w:val="21"/>
                <w:lang w:val="en-US" w:eastAsia="zh-CN" w:bidi="ar"/>
                <w:woUserID w:val="2"/>
              </w:rPr>
              <w:t>Detailed daily ventilator usage data.</w:t>
            </w:r>
          </w:p>
        </w:tc>
      </w:tr>
      <w:tr w14:paraId="302A3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Merge w:val="continue"/>
            <w:vAlign w:val="center"/>
          </w:tcPr>
          <w:p w14:paraId="34082EA7">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rPr>
            </w:pPr>
          </w:p>
        </w:tc>
        <w:tc>
          <w:tcPr>
            <w:tcW w:w="1386" w:type="dxa"/>
            <w:vMerge w:val="continue"/>
            <w:vAlign w:val="center"/>
          </w:tcPr>
          <w:p w14:paraId="6A79FBA0">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rPr>
            </w:pPr>
          </w:p>
        </w:tc>
        <w:tc>
          <w:tcPr>
            <w:tcW w:w="1164" w:type="dxa"/>
            <w:vAlign w:val="center"/>
          </w:tcPr>
          <w:p w14:paraId="2C4F6285">
            <w:pPr>
              <w:keepNext w:val="0"/>
              <w:keepLines w:val="0"/>
              <w:widowControl/>
              <w:suppressLineNumbers w:val="0"/>
              <w:spacing w:before="0" w:beforeAutospacing="0" w:after="0" w:afterAutospacing="0"/>
              <w:ind w:left="0" w:leftChars="0" w:right="0" w:rightChars="0" w:firstLine="0" w:firstLineChars="0"/>
              <w:jc w:val="center"/>
              <w:rPr>
                <w:rFonts w:hint="eastAsia" w:ascii="Times New Roman" w:hAnsi="Times New Roman" w:eastAsia="宋体"/>
                <w:color w:val="auto"/>
                <w:sz w:val="21"/>
                <w:szCs w:val="21"/>
                <w:highlight w:val="none"/>
              </w:rPr>
            </w:pPr>
            <w:r>
              <w:rPr>
                <w:rFonts w:hint="default" w:ascii="Times New Roman" w:hAnsi="Times New Roman" w:cs="Times New Roman"/>
                <w:kern w:val="0"/>
                <w:sz w:val="21"/>
                <w:szCs w:val="21"/>
                <w:lang w:val="en-US" w:eastAsia="zh" w:bidi="ar"/>
                <w:woUserID w:val="2"/>
              </w:rPr>
              <w:t>Device information</w:t>
            </w:r>
          </w:p>
        </w:tc>
        <w:tc>
          <w:tcPr>
            <w:tcW w:w="4733" w:type="dxa"/>
            <w:vAlign w:val="center"/>
          </w:tcPr>
          <w:p w14:paraId="731113BD">
            <w:pPr>
              <w:keepNext w:val="0"/>
              <w:keepLines w:val="0"/>
              <w:widowControl/>
              <w:suppressLineNumbers w:val="0"/>
              <w:spacing w:before="0" w:beforeAutospacing="0" w:after="0" w:afterAutospacing="0"/>
              <w:ind w:left="0" w:leftChars="0" w:right="0" w:rightChars="0"/>
              <w:jc w:val="left"/>
              <w:rPr>
                <w:rFonts w:hint="eastAsia" w:ascii="Times New Roman" w:hAnsi="Times New Roman" w:eastAsia="宋体"/>
                <w:color w:val="auto"/>
                <w:sz w:val="21"/>
                <w:szCs w:val="21"/>
                <w:highlight w:val="none"/>
              </w:rPr>
            </w:pPr>
            <w:r>
              <w:rPr>
                <w:rFonts w:hint="default" w:ascii="Times New Roman" w:hAnsi="Times New Roman" w:eastAsia="宋体" w:cs="Times New Roman"/>
                <w:kern w:val="0"/>
                <w:sz w:val="21"/>
                <w:szCs w:val="21"/>
                <w:lang w:val="en-US" w:eastAsia="zh-CN" w:bidi="ar"/>
                <w:woUserID w:val="2"/>
              </w:rPr>
              <w:t>Current device's basic information and parameter information, modify parameter settings, view log status.</w:t>
            </w:r>
          </w:p>
        </w:tc>
      </w:tr>
      <w:tr w14:paraId="2FF0F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Merge w:val="continue"/>
            <w:vAlign w:val="center"/>
          </w:tcPr>
          <w:p w14:paraId="4906847B">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rPr>
            </w:pPr>
          </w:p>
        </w:tc>
        <w:tc>
          <w:tcPr>
            <w:tcW w:w="1386" w:type="dxa"/>
            <w:vMerge w:val="continue"/>
            <w:vAlign w:val="center"/>
          </w:tcPr>
          <w:p w14:paraId="31E9693C">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rPr>
            </w:pPr>
          </w:p>
        </w:tc>
        <w:tc>
          <w:tcPr>
            <w:tcW w:w="1164" w:type="dxa"/>
            <w:vAlign w:val="center"/>
          </w:tcPr>
          <w:p w14:paraId="7E8E36CE">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rPr>
            </w:pPr>
            <w:r>
              <w:rPr>
                <w:rFonts w:hint="default" w:ascii="Times New Roman" w:hAnsi="Times New Roman" w:cs="Times New Roman"/>
                <w:kern w:val="0"/>
                <w:sz w:val="21"/>
                <w:szCs w:val="21"/>
                <w:lang w:val="en-US" w:eastAsia="zh" w:bidi="ar"/>
                <w:woUserID w:val="2"/>
              </w:rPr>
              <w:t xml:space="preserve">Follow-up </w:t>
            </w:r>
          </w:p>
        </w:tc>
        <w:tc>
          <w:tcPr>
            <w:tcW w:w="4733" w:type="dxa"/>
            <w:vAlign w:val="center"/>
          </w:tcPr>
          <w:p w14:paraId="515E8D85">
            <w:pPr>
              <w:keepNext w:val="0"/>
              <w:keepLines w:val="0"/>
              <w:widowControl/>
              <w:suppressLineNumbers w:val="0"/>
              <w:spacing w:before="0" w:beforeAutospacing="0" w:after="0" w:afterAutospacing="0"/>
              <w:ind w:left="0" w:leftChars="0" w:right="0" w:rightChars="0"/>
              <w:jc w:val="left"/>
              <w:rPr>
                <w:rFonts w:hint="eastAsia" w:ascii="Times New Roman" w:hAnsi="Times New Roman" w:eastAsia="宋体"/>
                <w:color w:val="auto"/>
                <w:sz w:val="21"/>
                <w:szCs w:val="21"/>
                <w:highlight w:val="none"/>
              </w:rPr>
            </w:pPr>
            <w:r>
              <w:rPr>
                <w:rFonts w:hint="default" w:ascii="Times New Roman" w:hAnsi="Times New Roman" w:cs="Times New Roman"/>
                <w:kern w:val="0"/>
                <w:sz w:val="21"/>
                <w:szCs w:val="21"/>
                <w:lang w:val="en-US" w:eastAsia="zh" w:bidi="ar"/>
                <w:woUserID w:val="2"/>
              </w:rPr>
              <w:t>Add, edit, delete follow-up records.</w:t>
            </w:r>
          </w:p>
        </w:tc>
      </w:tr>
      <w:tr w14:paraId="203EC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tcBorders>
              <w:bottom w:val="single" w:color="000000" w:sz="4" w:space="0"/>
            </w:tcBorders>
            <w:vAlign w:val="center"/>
          </w:tcPr>
          <w:p w14:paraId="010C89FB">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lang w:val="en-US" w:eastAsia="zh-CN"/>
              </w:rPr>
            </w:pPr>
            <w:r>
              <w:rPr>
                <w:rFonts w:hint="default" w:ascii="Times New Roman" w:hAnsi="Times New Roman" w:cs="Times New Roman"/>
                <w:color w:val="auto"/>
                <w:sz w:val="21"/>
                <w:szCs w:val="21"/>
              </w:rPr>
              <w:t>Device</w:t>
            </w:r>
          </w:p>
        </w:tc>
        <w:tc>
          <w:tcPr>
            <w:tcW w:w="1386" w:type="dxa"/>
            <w:tcBorders>
              <w:bottom w:val="single" w:color="000000" w:sz="4" w:space="0"/>
            </w:tcBorders>
            <w:vAlign w:val="center"/>
          </w:tcPr>
          <w:p w14:paraId="658D08B9">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lang w:val="en-US" w:eastAsia="zh-CN"/>
              </w:rPr>
            </w:pPr>
            <w:r>
              <w:rPr>
                <w:rFonts w:hint="default" w:ascii="Times New Roman" w:hAnsi="Times New Roman" w:eastAsia="Times New Roman" w:cs="Times New Roman"/>
                <w:sz w:val="20"/>
              </w:rPr>
              <w:t>Device list</w:t>
            </w:r>
          </w:p>
        </w:tc>
        <w:tc>
          <w:tcPr>
            <w:tcW w:w="1164" w:type="dxa"/>
            <w:tcBorders>
              <w:bottom w:val="single" w:color="000000" w:sz="4" w:space="0"/>
            </w:tcBorders>
            <w:vAlign w:val="center"/>
          </w:tcPr>
          <w:p w14:paraId="14588863">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lang w:val="en-US" w:eastAsia="zh-CN"/>
              </w:rPr>
            </w:pPr>
            <w:r>
              <w:rPr>
                <w:rFonts w:hint="default" w:ascii="Times New Roman" w:hAnsi="Times New Roman" w:cs="Times New Roman"/>
                <w:color w:val="auto"/>
                <w:sz w:val="21"/>
                <w:szCs w:val="21"/>
                <w:lang w:val="en-US" w:eastAsia="zh-CN"/>
              </w:rPr>
              <w:t>/</w:t>
            </w:r>
          </w:p>
        </w:tc>
        <w:tc>
          <w:tcPr>
            <w:tcW w:w="4733" w:type="dxa"/>
            <w:tcBorders>
              <w:bottom w:val="single" w:color="000000" w:sz="4" w:space="0"/>
            </w:tcBorders>
            <w:vAlign w:val="center"/>
          </w:tcPr>
          <w:p w14:paraId="55F04496">
            <w:pPr>
              <w:keepNext w:val="0"/>
              <w:keepLines w:val="0"/>
              <w:widowControl/>
              <w:suppressLineNumbers w:val="0"/>
              <w:spacing w:before="0" w:beforeAutospacing="0" w:after="0" w:afterAutospacing="0"/>
              <w:ind w:left="0" w:leftChars="0" w:right="0" w:rightChars="0"/>
              <w:rPr>
                <w:rFonts w:hint="eastAsia" w:ascii="Times New Roman" w:hAnsi="Times New Roman" w:eastAsia="宋体"/>
                <w:color w:val="auto"/>
                <w:sz w:val="21"/>
                <w:szCs w:val="21"/>
                <w:highlight w:val="none"/>
                <w:lang w:val="en-US" w:eastAsia="zh-CN"/>
              </w:rPr>
            </w:pPr>
            <w:r>
              <w:rPr>
                <w:rFonts w:hint="default" w:ascii="Times New Roman" w:hAnsi="Times New Roman" w:cs="Times New Roman"/>
                <w:color w:val="auto"/>
                <w:sz w:val="21"/>
                <w:szCs w:val="21"/>
                <w:lang w:val="en-US" w:eastAsia="zh"/>
                <w:woUserID w:val="2"/>
              </w:rPr>
              <w:t>Search and view device information.</w:t>
            </w:r>
          </w:p>
        </w:tc>
      </w:tr>
      <w:tr w14:paraId="5F19B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Merge w:val="restart"/>
            <w:tcBorders>
              <w:top w:val="single" w:color="000000" w:sz="4" w:space="0"/>
              <w:left w:val="single" w:color="000000" w:sz="4" w:space="0"/>
              <w:bottom w:val="single" w:color="000000" w:sz="4" w:space="0"/>
              <w:right w:val="single" w:color="000000" w:sz="4" w:space="0"/>
            </w:tcBorders>
            <w:vAlign w:val="center"/>
          </w:tcPr>
          <w:p w14:paraId="6CFEC98C">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lang w:val="en-US" w:eastAsia="zh-CN"/>
              </w:rPr>
            </w:pPr>
            <w:r>
              <w:rPr>
                <w:rFonts w:hint="default" w:ascii="Times New Roman" w:hAnsi="Times New Roman" w:cs="Times New Roman"/>
                <w:color w:val="auto"/>
                <w:sz w:val="21"/>
                <w:szCs w:val="21"/>
              </w:rPr>
              <w:t>Organization</w:t>
            </w:r>
          </w:p>
        </w:tc>
        <w:tc>
          <w:tcPr>
            <w:tcW w:w="1386" w:type="dxa"/>
            <w:tcBorders>
              <w:top w:val="single" w:color="000000" w:sz="4" w:space="0"/>
              <w:left w:val="single" w:color="000000" w:sz="4" w:space="0"/>
              <w:bottom w:val="single" w:color="000000" w:sz="4" w:space="0"/>
              <w:right w:val="single" w:color="000000" w:sz="4" w:space="0"/>
            </w:tcBorders>
            <w:vAlign w:val="center"/>
          </w:tcPr>
          <w:p w14:paraId="01B4DCC8">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lang w:val="en-US" w:eastAsia="zh-CN"/>
              </w:rPr>
            </w:pPr>
            <w:r>
              <w:rPr>
                <w:rFonts w:hint="eastAsia" w:ascii="Times New Roman" w:hAnsi="Times New Roman" w:cs="Times New Roman"/>
                <w:color w:val="auto"/>
                <w:kern w:val="0"/>
                <w:sz w:val="21"/>
                <w:szCs w:val="21"/>
                <w:lang w:val="en-US" w:eastAsia="zh" w:bidi="ar"/>
                <w:woUserID w:val="2"/>
              </w:rPr>
              <w:t>Organizational</w:t>
            </w:r>
            <w:r>
              <w:rPr>
                <w:rFonts w:hint="default" w:ascii="Times New Roman" w:hAnsi="Times New Roman" w:cs="Times New Roman"/>
                <w:color w:val="auto"/>
                <w:kern w:val="0"/>
                <w:sz w:val="21"/>
                <w:szCs w:val="21"/>
                <w:lang w:val="en-US" w:eastAsia="zh" w:bidi="ar"/>
                <w:woUserID w:val="2"/>
              </w:rPr>
              <w:t xml:space="preserve"> information</w:t>
            </w:r>
          </w:p>
        </w:tc>
        <w:tc>
          <w:tcPr>
            <w:tcW w:w="1164" w:type="dxa"/>
            <w:tcBorders>
              <w:top w:val="single" w:color="000000" w:sz="4" w:space="0"/>
              <w:left w:val="single" w:color="000000" w:sz="4" w:space="0"/>
              <w:bottom w:val="single" w:color="000000" w:sz="4" w:space="0"/>
              <w:right w:val="single" w:color="000000" w:sz="4" w:space="0"/>
            </w:tcBorders>
            <w:vAlign w:val="center"/>
          </w:tcPr>
          <w:p w14:paraId="0B012742">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lang w:val="en-US" w:eastAsia="zh-CN"/>
              </w:rPr>
            </w:pPr>
            <w:r>
              <w:rPr>
                <w:rFonts w:hint="default" w:ascii="Times New Roman" w:hAnsi="Times New Roman" w:cs="Times New Roman"/>
                <w:color w:val="auto"/>
                <w:sz w:val="21"/>
                <w:szCs w:val="21"/>
                <w:lang w:val="en-US" w:eastAsia="zh-CN"/>
              </w:rPr>
              <w:t>/</w:t>
            </w:r>
          </w:p>
        </w:tc>
        <w:tc>
          <w:tcPr>
            <w:tcW w:w="4733" w:type="dxa"/>
            <w:tcBorders>
              <w:top w:val="single" w:color="000000" w:sz="4" w:space="0"/>
              <w:left w:val="single" w:color="000000" w:sz="4" w:space="0"/>
              <w:bottom w:val="single" w:color="000000" w:sz="4" w:space="0"/>
              <w:right w:val="single" w:color="000000" w:sz="4" w:space="0"/>
            </w:tcBorders>
            <w:vAlign w:val="center"/>
          </w:tcPr>
          <w:p w14:paraId="4DABA064">
            <w:pPr>
              <w:keepNext w:val="0"/>
              <w:keepLines w:val="0"/>
              <w:widowControl/>
              <w:suppressLineNumbers w:val="0"/>
              <w:spacing w:before="0" w:beforeAutospacing="0" w:after="0" w:afterAutospacing="0"/>
              <w:ind w:left="0" w:leftChars="0" w:right="0" w:rightChars="0"/>
              <w:rPr>
                <w:rFonts w:hint="eastAsia" w:ascii="Times New Roman" w:hAnsi="Times New Roman" w:eastAsia="宋体"/>
                <w:color w:val="auto"/>
                <w:sz w:val="21"/>
                <w:szCs w:val="21"/>
                <w:highlight w:val="none"/>
                <w:lang w:val="en-US" w:eastAsia="zh-CN"/>
              </w:rPr>
            </w:pPr>
            <w:r>
              <w:rPr>
                <w:rFonts w:hint="default" w:ascii="Times New Roman" w:hAnsi="Times New Roman" w:cs="Times New Roman"/>
                <w:color w:val="auto"/>
                <w:sz w:val="21"/>
                <w:szCs w:val="21"/>
                <w:lang w:val="en-US" w:eastAsia="zh-CN"/>
                <w:woUserID w:val="2"/>
              </w:rPr>
              <w:t>Maintain</w:t>
            </w:r>
            <w:r>
              <w:rPr>
                <w:rFonts w:hint="default" w:ascii="Times New Roman" w:hAnsi="Times New Roman" w:cs="Times New Roman"/>
                <w:color w:val="auto"/>
                <w:sz w:val="21"/>
                <w:szCs w:val="21"/>
                <w:lang w:val="en-US" w:eastAsia="zh"/>
                <w:woUserID w:val="2"/>
              </w:rPr>
              <w:t xml:space="preserve"> and</w:t>
            </w:r>
            <w:r>
              <w:rPr>
                <w:rFonts w:hint="default" w:ascii="Times New Roman" w:hAnsi="Times New Roman" w:cs="Times New Roman"/>
                <w:color w:val="auto"/>
                <w:sz w:val="21"/>
                <w:szCs w:val="21"/>
                <w:lang w:val="en-US" w:eastAsia="zh-CN"/>
                <w:woUserID w:val="2"/>
              </w:rPr>
              <w:t xml:space="preserve"> edit organization</w:t>
            </w:r>
            <w:r>
              <w:rPr>
                <w:rFonts w:hint="default" w:ascii="Times New Roman" w:hAnsi="Times New Roman" w:cs="Times New Roman"/>
                <w:color w:val="auto"/>
                <w:sz w:val="21"/>
                <w:szCs w:val="21"/>
                <w:lang w:val="en-US" w:eastAsia="zh"/>
                <w:woUserID w:val="2"/>
              </w:rPr>
              <w:t>al</w:t>
            </w:r>
            <w:r>
              <w:rPr>
                <w:rFonts w:hint="default" w:ascii="Times New Roman" w:hAnsi="Times New Roman" w:cs="Times New Roman"/>
                <w:color w:val="auto"/>
                <w:sz w:val="21"/>
                <w:szCs w:val="21"/>
                <w:lang w:val="en-US" w:eastAsia="zh-CN"/>
                <w:woUserID w:val="2"/>
              </w:rPr>
              <w:t xml:space="preserve"> information</w:t>
            </w:r>
            <w:r>
              <w:rPr>
                <w:rFonts w:hint="default" w:ascii="Times New Roman" w:hAnsi="Times New Roman" w:cs="Times New Roman"/>
                <w:color w:val="auto"/>
                <w:sz w:val="21"/>
                <w:szCs w:val="21"/>
                <w:lang w:val="en-US" w:eastAsia="zh"/>
                <w:woUserID w:val="2"/>
              </w:rPr>
              <w:t>.</w:t>
            </w:r>
          </w:p>
        </w:tc>
      </w:tr>
      <w:tr w14:paraId="6A08C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Merge w:val="continue"/>
            <w:tcBorders>
              <w:top w:val="single" w:color="000000" w:sz="4" w:space="0"/>
              <w:left w:val="single" w:color="000000" w:sz="4" w:space="0"/>
              <w:bottom w:val="single" w:color="000000" w:sz="4" w:space="0"/>
              <w:right w:val="single" w:color="000000" w:sz="4" w:space="0"/>
            </w:tcBorders>
            <w:vAlign w:val="center"/>
          </w:tcPr>
          <w:p w14:paraId="4A2D44B3">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rPr>
            </w:pPr>
          </w:p>
        </w:tc>
        <w:tc>
          <w:tcPr>
            <w:tcW w:w="1386" w:type="dxa"/>
            <w:tcBorders>
              <w:top w:val="single" w:color="000000" w:sz="4" w:space="0"/>
              <w:left w:val="single" w:color="000000" w:sz="4" w:space="0"/>
              <w:bottom w:val="single" w:color="000000" w:sz="4" w:space="0"/>
              <w:right w:val="single" w:color="000000" w:sz="4" w:space="0"/>
            </w:tcBorders>
            <w:vAlign w:val="center"/>
          </w:tcPr>
          <w:p w14:paraId="391EF4B6">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lang w:val="en-US" w:eastAsia="zh-CN"/>
              </w:rPr>
            </w:pPr>
            <w:r>
              <w:rPr>
                <w:rFonts w:hint="eastAsia" w:ascii="Times New Roman" w:hAnsi="Times New Roman" w:cs="Times New Roman"/>
                <w:color w:val="auto"/>
                <w:kern w:val="0"/>
                <w:sz w:val="21"/>
                <w:szCs w:val="21"/>
                <w:lang w:val="en-US" w:eastAsia="zh" w:bidi="ar"/>
                <w:woUserID w:val="2"/>
              </w:rPr>
              <w:t>Physician</w:t>
            </w:r>
            <w:r>
              <w:rPr>
                <w:rFonts w:hint="default" w:ascii="Times New Roman" w:hAnsi="Times New Roman" w:cs="Times New Roman"/>
                <w:color w:val="auto"/>
                <w:kern w:val="0"/>
                <w:sz w:val="21"/>
                <w:szCs w:val="21"/>
                <w:lang w:val="en-US" w:eastAsia="zh" w:bidi="ar"/>
                <w:woUserID w:val="2"/>
              </w:rPr>
              <w:t xml:space="preserve"> </w:t>
            </w:r>
            <w:r>
              <w:rPr>
                <w:rFonts w:hint="default" w:ascii="Times New Roman" w:hAnsi="Times New Roman" w:eastAsia="Times New Roman" w:cs="Times New Roman"/>
                <w:sz w:val="21"/>
                <w:szCs w:val="21"/>
              </w:rPr>
              <w:t>management</w:t>
            </w:r>
          </w:p>
        </w:tc>
        <w:tc>
          <w:tcPr>
            <w:tcW w:w="1164" w:type="dxa"/>
            <w:tcBorders>
              <w:top w:val="single" w:color="000000" w:sz="4" w:space="0"/>
              <w:left w:val="single" w:color="000000" w:sz="4" w:space="0"/>
              <w:bottom w:val="single" w:color="000000" w:sz="4" w:space="0"/>
              <w:right w:val="single" w:color="000000" w:sz="4" w:space="0"/>
            </w:tcBorders>
            <w:vAlign w:val="center"/>
          </w:tcPr>
          <w:p w14:paraId="053910EB">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lang w:val="en-US" w:eastAsia="zh-CN"/>
              </w:rPr>
            </w:pPr>
            <w:r>
              <w:rPr>
                <w:rFonts w:hint="default" w:ascii="Times New Roman" w:hAnsi="Times New Roman" w:cs="Times New Roman"/>
                <w:color w:val="auto"/>
                <w:sz w:val="21"/>
                <w:szCs w:val="21"/>
                <w:lang w:val="en-US" w:eastAsia="zh-CN"/>
                <w:woUserID w:val="1"/>
              </w:rPr>
              <w:t>/</w:t>
            </w:r>
          </w:p>
        </w:tc>
        <w:tc>
          <w:tcPr>
            <w:tcW w:w="4733" w:type="dxa"/>
            <w:tcBorders>
              <w:top w:val="single" w:color="000000" w:sz="4" w:space="0"/>
              <w:left w:val="single" w:color="000000" w:sz="4" w:space="0"/>
              <w:bottom w:val="single" w:color="000000" w:sz="4" w:space="0"/>
              <w:right w:val="single" w:color="000000" w:sz="4" w:space="0"/>
            </w:tcBorders>
            <w:vAlign w:val="center"/>
          </w:tcPr>
          <w:p w14:paraId="21612C17">
            <w:pPr>
              <w:keepNext w:val="0"/>
              <w:keepLines w:val="0"/>
              <w:widowControl/>
              <w:suppressLineNumbers w:val="0"/>
              <w:spacing w:before="0" w:beforeAutospacing="0" w:after="0" w:afterAutospacing="0"/>
              <w:ind w:left="0" w:leftChars="0" w:right="0" w:rightChars="0"/>
              <w:rPr>
                <w:rFonts w:hint="eastAsia" w:ascii="Times New Roman" w:hAnsi="Times New Roman" w:eastAsia="宋体"/>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woUserID w:val="2"/>
              </w:rPr>
              <w:t xml:space="preserve">Add and view associated </w:t>
            </w:r>
            <w:r>
              <w:rPr>
                <w:rFonts w:hint="eastAsia" w:ascii="Times New Roman" w:hAnsi="Times New Roman" w:cs="Times New Roman"/>
                <w:color w:val="auto"/>
                <w:sz w:val="21"/>
                <w:szCs w:val="21"/>
                <w:highlight w:val="none"/>
                <w:lang w:val="en-US" w:eastAsia="zh"/>
                <w:woUserID w:val="2"/>
              </w:rPr>
              <w:t>physician</w:t>
            </w:r>
            <w:r>
              <w:rPr>
                <w:rFonts w:hint="default" w:ascii="Times New Roman" w:hAnsi="Times New Roman" w:cs="Times New Roman"/>
                <w:color w:val="auto"/>
                <w:sz w:val="21"/>
                <w:szCs w:val="21"/>
                <w:highlight w:val="none"/>
                <w:lang w:val="en-US" w:eastAsia="zh"/>
                <w:woUserID w:val="2"/>
              </w:rPr>
              <w:t xml:space="preserve">s, </w:t>
            </w:r>
            <w:r>
              <w:rPr>
                <w:rFonts w:hint="default" w:ascii="Times New Roman" w:hAnsi="Times New Roman" w:cs="Times New Roman"/>
                <w:color w:val="auto"/>
                <w:sz w:val="21"/>
                <w:szCs w:val="21"/>
                <w:highlight w:val="none"/>
                <w:lang w:eastAsia="zh-CN"/>
                <w:woUserID w:val="2"/>
              </w:rPr>
              <w:t>unbind</w:t>
            </w:r>
          </w:p>
        </w:tc>
      </w:tr>
      <w:tr w14:paraId="53F98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Merge w:val="continue"/>
            <w:tcBorders>
              <w:top w:val="single" w:color="000000" w:sz="4" w:space="0"/>
              <w:left w:val="single" w:color="000000" w:sz="4" w:space="0"/>
              <w:bottom w:val="single" w:color="000000" w:sz="4" w:space="0"/>
              <w:right w:val="single" w:color="000000" w:sz="4" w:space="0"/>
            </w:tcBorders>
            <w:vAlign w:val="center"/>
          </w:tcPr>
          <w:p w14:paraId="5524D68C">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rPr>
            </w:pPr>
          </w:p>
        </w:tc>
        <w:tc>
          <w:tcPr>
            <w:tcW w:w="1386" w:type="dxa"/>
            <w:tcBorders>
              <w:top w:val="single" w:color="000000" w:sz="4" w:space="0"/>
              <w:left w:val="single" w:color="000000" w:sz="4" w:space="0"/>
              <w:bottom w:val="single" w:color="000000" w:sz="4" w:space="0"/>
              <w:right w:val="single" w:color="000000" w:sz="4" w:space="0"/>
            </w:tcBorders>
            <w:vAlign w:val="center"/>
          </w:tcPr>
          <w:p w14:paraId="30495CDB">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lang w:val="en-US" w:eastAsia="zh-CN"/>
              </w:rPr>
            </w:pPr>
            <w:r>
              <w:rPr>
                <w:rFonts w:hint="default" w:ascii="Times New Roman" w:hAnsi="Times New Roman" w:eastAsia="宋体" w:cs="Times New Roman"/>
                <w:color w:val="auto"/>
                <w:kern w:val="0"/>
                <w:sz w:val="21"/>
                <w:szCs w:val="21"/>
                <w:lang w:val="en-US" w:eastAsia="zh-CN" w:bidi="ar"/>
                <w:woUserID w:val="2"/>
              </w:rPr>
              <w:t xml:space="preserve">Distributor </w:t>
            </w:r>
            <w:r>
              <w:rPr>
                <w:rFonts w:hint="default" w:ascii="Times New Roman" w:hAnsi="Times New Roman" w:cs="Times New Roman"/>
                <w:color w:val="auto"/>
                <w:kern w:val="0"/>
                <w:sz w:val="21"/>
                <w:szCs w:val="21"/>
                <w:lang w:val="en-US" w:eastAsia="zh" w:bidi="ar"/>
                <w:woUserID w:val="2"/>
              </w:rPr>
              <w:t>m</w:t>
            </w:r>
            <w:r>
              <w:rPr>
                <w:rFonts w:hint="default" w:ascii="Times New Roman" w:hAnsi="Times New Roman" w:eastAsia="宋体" w:cs="Times New Roman"/>
                <w:color w:val="auto"/>
                <w:kern w:val="0"/>
                <w:sz w:val="21"/>
                <w:szCs w:val="21"/>
                <w:lang w:val="en-US" w:eastAsia="zh-CN" w:bidi="ar"/>
                <w:woUserID w:val="2"/>
              </w:rPr>
              <w:t>anagement</w:t>
            </w:r>
          </w:p>
        </w:tc>
        <w:tc>
          <w:tcPr>
            <w:tcW w:w="1164" w:type="dxa"/>
            <w:tcBorders>
              <w:top w:val="single" w:color="000000" w:sz="4" w:space="0"/>
              <w:left w:val="single" w:color="000000" w:sz="4" w:space="0"/>
              <w:bottom w:val="single" w:color="000000" w:sz="4" w:space="0"/>
              <w:right w:val="single" w:color="000000" w:sz="4" w:space="0"/>
            </w:tcBorders>
            <w:vAlign w:val="center"/>
          </w:tcPr>
          <w:p w14:paraId="53F18534">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lang w:val="en-US" w:eastAsia="zh-CN"/>
              </w:rPr>
            </w:pPr>
            <w:r>
              <w:rPr>
                <w:rFonts w:hint="default" w:ascii="Times New Roman" w:hAnsi="Times New Roman" w:cs="Times New Roman"/>
                <w:color w:val="auto"/>
                <w:sz w:val="21"/>
                <w:szCs w:val="21"/>
                <w:lang w:val="en-US" w:eastAsia="zh-CN"/>
                <w:woUserID w:val="1"/>
              </w:rPr>
              <w:t>/</w:t>
            </w:r>
          </w:p>
        </w:tc>
        <w:tc>
          <w:tcPr>
            <w:tcW w:w="4733" w:type="dxa"/>
            <w:tcBorders>
              <w:top w:val="single" w:color="000000" w:sz="4" w:space="0"/>
              <w:left w:val="single" w:color="000000" w:sz="4" w:space="0"/>
              <w:bottom w:val="single" w:color="000000" w:sz="4" w:space="0"/>
              <w:right w:val="single" w:color="000000" w:sz="4" w:space="0"/>
            </w:tcBorders>
            <w:vAlign w:val="center"/>
          </w:tcPr>
          <w:p w14:paraId="438167B2">
            <w:pPr>
              <w:keepNext w:val="0"/>
              <w:keepLines w:val="0"/>
              <w:widowControl/>
              <w:suppressLineNumbers w:val="0"/>
              <w:spacing w:before="0" w:beforeAutospacing="0" w:after="0" w:afterAutospacing="0"/>
              <w:ind w:left="0" w:leftChars="0" w:right="0" w:rightChars="0"/>
              <w:rPr>
                <w:rFonts w:hint="eastAsia" w:ascii="Times New Roman" w:hAnsi="Times New Roman" w:eastAsia="宋体"/>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woUserID w:val="2"/>
              </w:rPr>
              <w:t>Filter</w:t>
            </w:r>
            <w:r>
              <w:rPr>
                <w:rFonts w:hint="default" w:ascii="Times New Roman" w:hAnsi="Times New Roman" w:cs="Times New Roman"/>
                <w:color w:val="auto"/>
                <w:sz w:val="21"/>
                <w:szCs w:val="21"/>
                <w:highlight w:val="none"/>
                <w:lang w:val="en-US" w:eastAsia="zh"/>
                <w:woUserID w:val="2"/>
              </w:rPr>
              <w:t xml:space="preserve">, </w:t>
            </w:r>
            <w:r>
              <w:rPr>
                <w:rFonts w:hint="default" w:ascii="Times New Roman" w:hAnsi="Times New Roman" w:eastAsia="宋体" w:cs="Times New Roman"/>
                <w:color w:val="auto"/>
                <w:sz w:val="21"/>
                <w:szCs w:val="21"/>
                <w:highlight w:val="none"/>
                <w:lang w:val="en-US" w:eastAsia="zh-CN"/>
                <w:woUserID w:val="2"/>
              </w:rPr>
              <w:t>view</w:t>
            </w:r>
            <w:r>
              <w:rPr>
                <w:rFonts w:hint="default" w:ascii="Times New Roman" w:hAnsi="Times New Roman" w:cs="Times New Roman"/>
                <w:color w:val="auto"/>
                <w:sz w:val="21"/>
                <w:szCs w:val="21"/>
                <w:highlight w:val="none"/>
                <w:lang w:val="en-US" w:eastAsia="zh"/>
                <w:woUserID w:val="2"/>
              </w:rPr>
              <w:t xml:space="preserve">, </w:t>
            </w:r>
            <w:r>
              <w:rPr>
                <w:rFonts w:hint="default" w:ascii="Times New Roman" w:hAnsi="Times New Roman" w:eastAsia="宋体" w:cs="Times New Roman"/>
                <w:color w:val="auto"/>
                <w:sz w:val="21"/>
                <w:szCs w:val="21"/>
                <w:highlight w:val="none"/>
                <w:lang w:val="en-US" w:eastAsia="zh-CN"/>
                <w:woUserID w:val="2"/>
              </w:rPr>
              <w:t>manage distributor information</w:t>
            </w:r>
          </w:p>
        </w:tc>
      </w:tr>
      <w:tr w14:paraId="1464A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Merge w:val="continue"/>
            <w:tcBorders>
              <w:top w:val="single" w:color="000000" w:sz="4" w:space="0"/>
              <w:left w:val="single" w:color="000000" w:sz="4" w:space="0"/>
              <w:bottom w:val="single" w:color="000000" w:sz="4" w:space="0"/>
              <w:right w:val="single" w:color="000000" w:sz="4" w:space="0"/>
            </w:tcBorders>
            <w:vAlign w:val="center"/>
          </w:tcPr>
          <w:p w14:paraId="2EFF2BBB">
            <w:pPr>
              <w:keepNext w:val="0"/>
              <w:keepLines w:val="0"/>
              <w:widowControl/>
              <w:suppressLineNumbers w:val="0"/>
              <w:spacing w:before="0" w:beforeAutospacing="0" w:after="0" w:afterAutospacing="0"/>
              <w:ind w:left="0" w:leftChars="0" w:right="0" w:rightChars="0" w:firstLine="0" w:firstLineChars="0"/>
              <w:jc w:val="center"/>
              <w:rPr>
                <w:rFonts w:hint="eastAsia" w:ascii="Times New Roman" w:hAnsi="Times New Roman" w:eastAsia="宋体"/>
                <w:color w:val="auto"/>
                <w:sz w:val="21"/>
                <w:szCs w:val="21"/>
                <w:highlight w:val="none"/>
              </w:rPr>
            </w:pPr>
            <w:bookmarkStart w:id="51" w:name="_Toc1889858667"/>
            <w:bookmarkStart w:id="52" w:name="_Toc30917"/>
            <w:bookmarkStart w:id="53" w:name="_Toc13241"/>
          </w:p>
        </w:tc>
        <w:tc>
          <w:tcPr>
            <w:tcW w:w="1386" w:type="dxa"/>
            <w:tcBorders>
              <w:top w:val="single" w:color="000000" w:sz="4" w:space="0"/>
              <w:left w:val="single" w:color="000000" w:sz="4" w:space="0"/>
              <w:bottom w:val="single" w:color="000000" w:sz="4" w:space="0"/>
              <w:right w:val="single" w:color="000000" w:sz="4" w:space="0"/>
            </w:tcBorders>
            <w:vAlign w:val="center"/>
          </w:tcPr>
          <w:p w14:paraId="7EA22637">
            <w:pPr>
              <w:keepNext w:val="0"/>
              <w:keepLines w:val="0"/>
              <w:widowControl/>
              <w:suppressLineNumbers w:val="0"/>
              <w:spacing w:before="0" w:beforeAutospacing="0" w:after="0" w:afterAutospacing="0"/>
              <w:ind w:left="0" w:leftChars="0" w:right="0" w:rightChars="0" w:firstLine="0" w:firstLineChars="0"/>
              <w:jc w:val="center"/>
              <w:rPr>
                <w:rFonts w:hint="default" w:ascii="Times New Roman" w:hAnsi="Times New Roman" w:eastAsia="宋体"/>
                <w:color w:val="auto"/>
                <w:sz w:val="21"/>
                <w:szCs w:val="21"/>
                <w:highlight w:val="none"/>
                <w:lang w:val="en-US" w:eastAsia="zh-CN"/>
              </w:rPr>
            </w:pPr>
            <w:r>
              <w:rPr>
                <w:rFonts w:hint="default" w:ascii="Times New Roman" w:hAnsi="Times New Roman" w:cs="Times New Roman"/>
                <w:sz w:val="21"/>
                <w:szCs w:val="21"/>
                <w:lang w:eastAsia="zh"/>
                <w:woUserID w:val="2"/>
              </w:rPr>
              <w:t>Account management</w:t>
            </w:r>
          </w:p>
        </w:tc>
        <w:tc>
          <w:tcPr>
            <w:tcW w:w="1164" w:type="dxa"/>
            <w:tcBorders>
              <w:top w:val="single" w:color="000000" w:sz="4" w:space="0"/>
              <w:left w:val="single" w:color="000000" w:sz="4" w:space="0"/>
              <w:bottom w:val="single" w:color="000000" w:sz="4" w:space="0"/>
              <w:right w:val="single" w:color="000000" w:sz="4" w:space="0"/>
            </w:tcBorders>
            <w:vAlign w:val="center"/>
          </w:tcPr>
          <w:p w14:paraId="74608B20">
            <w:pPr>
              <w:keepNext w:val="0"/>
              <w:keepLines w:val="0"/>
              <w:widowControl/>
              <w:suppressLineNumbers w:val="0"/>
              <w:spacing w:before="0" w:beforeAutospacing="0" w:after="0" w:afterAutospacing="0"/>
              <w:ind w:left="0" w:leftChars="0" w:right="0" w:rightChars="0" w:firstLine="0" w:firstLineChars="0"/>
              <w:jc w:val="center"/>
              <w:rPr>
                <w:rFonts w:hint="default" w:ascii="Times New Roman" w:hAnsi="Times New Roman" w:eastAsia="宋体"/>
                <w:color w:val="auto"/>
                <w:sz w:val="21"/>
                <w:szCs w:val="21"/>
                <w:highlight w:val="none"/>
                <w:lang w:val="en-US" w:eastAsia="zh-CN"/>
              </w:rPr>
            </w:pPr>
            <w:r>
              <w:rPr>
                <w:rFonts w:hint="default" w:ascii="Times New Roman" w:hAnsi="Times New Roman" w:eastAsia="宋体" w:cs="Times New Roman"/>
                <w:kern w:val="0"/>
                <w:sz w:val="21"/>
                <w:szCs w:val="21"/>
                <w:highlight w:val="none"/>
                <w:lang w:val="en-US" w:eastAsia="zh-CN" w:bidi="ar"/>
              </w:rPr>
              <w:t>/</w:t>
            </w:r>
          </w:p>
        </w:tc>
        <w:tc>
          <w:tcPr>
            <w:tcW w:w="4733" w:type="dxa"/>
            <w:tcBorders>
              <w:top w:val="single" w:color="000000" w:sz="4" w:space="0"/>
              <w:left w:val="single" w:color="000000" w:sz="4" w:space="0"/>
              <w:bottom w:val="single" w:color="000000" w:sz="4" w:space="0"/>
              <w:right w:val="single" w:color="000000" w:sz="4" w:space="0"/>
            </w:tcBorders>
            <w:vAlign w:val="center"/>
          </w:tcPr>
          <w:p w14:paraId="4A676564">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宋体"/>
                <w:color w:val="auto"/>
                <w:sz w:val="21"/>
                <w:szCs w:val="21"/>
                <w:highlight w:val="none"/>
                <w:lang w:val="en-US" w:eastAsia="zh-CN"/>
              </w:rPr>
            </w:pPr>
            <w:r>
              <w:rPr>
                <w:rFonts w:hint="default" w:ascii="Times New Roman" w:hAnsi="Times New Roman" w:eastAsia="宋体" w:cs="Times New Roman"/>
                <w:kern w:val="0"/>
                <w:sz w:val="21"/>
                <w:szCs w:val="21"/>
                <w:highlight w:val="none"/>
                <w:lang w:val="en-US" w:eastAsia="zh-CN" w:bidi="ar"/>
                <w:woUserID w:val="2"/>
              </w:rPr>
              <w:t>Edit</w:t>
            </w:r>
            <w:r>
              <w:rPr>
                <w:rFonts w:hint="default" w:ascii="Times New Roman" w:hAnsi="Times New Roman" w:cs="Times New Roman"/>
                <w:kern w:val="0"/>
                <w:sz w:val="21"/>
                <w:szCs w:val="21"/>
                <w:highlight w:val="none"/>
                <w:lang w:val="en-US" w:eastAsia="zh" w:bidi="ar"/>
                <w:woUserID w:val="2"/>
              </w:rPr>
              <w:t xml:space="preserve">, </w:t>
            </w:r>
            <w:r>
              <w:rPr>
                <w:rFonts w:hint="default" w:ascii="Times New Roman" w:hAnsi="Times New Roman" w:eastAsia="宋体" w:cs="Times New Roman"/>
                <w:kern w:val="0"/>
                <w:sz w:val="21"/>
                <w:szCs w:val="21"/>
                <w:highlight w:val="none"/>
                <w:lang w:val="en-US" w:eastAsia="zh-CN" w:bidi="ar"/>
                <w:woUserID w:val="2"/>
              </w:rPr>
              <w:t>delete</w:t>
            </w:r>
            <w:r>
              <w:rPr>
                <w:rFonts w:hint="default" w:ascii="Times New Roman" w:hAnsi="Times New Roman" w:cs="Times New Roman"/>
                <w:kern w:val="0"/>
                <w:sz w:val="21"/>
                <w:szCs w:val="21"/>
                <w:highlight w:val="none"/>
                <w:lang w:val="en-US" w:eastAsia="zh" w:bidi="ar"/>
                <w:woUserID w:val="2"/>
              </w:rPr>
              <w:t xml:space="preserve"> accounts and </w:t>
            </w:r>
            <w:r>
              <w:rPr>
                <w:rFonts w:hint="default" w:ascii="Times New Roman" w:hAnsi="Times New Roman" w:eastAsia="宋体" w:cs="Times New Roman"/>
                <w:kern w:val="0"/>
                <w:sz w:val="21"/>
                <w:szCs w:val="21"/>
                <w:highlight w:val="none"/>
                <w:lang w:val="en-US" w:eastAsia="zh-CN" w:bidi="ar"/>
                <w:woUserID w:val="2"/>
              </w:rPr>
              <w:t>reset password</w:t>
            </w:r>
            <w:r>
              <w:rPr>
                <w:rFonts w:hint="default" w:ascii="Times New Roman" w:hAnsi="Times New Roman" w:cs="Times New Roman"/>
                <w:kern w:val="0"/>
                <w:sz w:val="21"/>
                <w:szCs w:val="21"/>
                <w:highlight w:val="none"/>
                <w:lang w:val="en-US" w:eastAsia="zh" w:bidi="ar"/>
                <w:woUserID w:val="2"/>
              </w:rPr>
              <w:t>s.</w:t>
            </w:r>
          </w:p>
        </w:tc>
      </w:tr>
      <w:tr w14:paraId="35129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Merge w:val="continue"/>
            <w:tcBorders>
              <w:top w:val="single" w:color="000000" w:sz="4" w:space="0"/>
              <w:left w:val="single" w:color="000000" w:sz="4" w:space="0"/>
              <w:bottom w:val="single" w:color="000000" w:sz="4" w:space="0"/>
              <w:right w:val="single" w:color="000000" w:sz="4" w:space="0"/>
            </w:tcBorders>
            <w:vAlign w:val="center"/>
          </w:tcPr>
          <w:p w14:paraId="54553BBE">
            <w:pPr>
              <w:keepNext w:val="0"/>
              <w:keepLines w:val="0"/>
              <w:widowControl/>
              <w:suppressLineNumbers w:val="0"/>
              <w:spacing w:before="0" w:beforeAutospacing="0" w:after="0" w:afterAutospacing="0"/>
              <w:ind w:left="0" w:leftChars="0" w:right="0" w:rightChars="0" w:firstLine="0" w:firstLineChars="0"/>
              <w:jc w:val="center"/>
              <w:rPr>
                <w:rFonts w:hint="eastAsia" w:ascii="Times New Roman" w:hAnsi="Times New Roman" w:eastAsia="宋体"/>
                <w:color w:val="auto"/>
                <w:sz w:val="21"/>
                <w:szCs w:val="21"/>
                <w:highlight w:val="none"/>
              </w:rPr>
            </w:pPr>
          </w:p>
        </w:tc>
        <w:tc>
          <w:tcPr>
            <w:tcW w:w="1386" w:type="dxa"/>
            <w:tcBorders>
              <w:top w:val="single" w:color="000000" w:sz="4" w:space="0"/>
              <w:left w:val="single" w:color="000000" w:sz="4" w:space="0"/>
              <w:bottom w:val="single" w:color="000000" w:sz="4" w:space="0"/>
              <w:right w:val="single" w:color="000000" w:sz="4" w:space="0"/>
            </w:tcBorders>
            <w:vAlign w:val="center"/>
          </w:tcPr>
          <w:p w14:paraId="1B7418CB">
            <w:pPr>
              <w:keepNext w:val="0"/>
              <w:keepLines w:val="0"/>
              <w:widowControl/>
              <w:suppressLineNumbers w:val="0"/>
              <w:spacing w:before="0" w:beforeAutospacing="0" w:after="0" w:afterAutospacing="0"/>
              <w:ind w:left="0" w:leftChars="0" w:right="0" w:rightChars="0" w:firstLine="0" w:firstLineChars="0"/>
              <w:jc w:val="center"/>
              <w:rPr>
                <w:rFonts w:hint="default" w:ascii="Times New Roman" w:hAnsi="Times New Roman" w:eastAsia="宋体" w:cs="宋体"/>
                <w:color w:val="auto"/>
                <w:kern w:val="0"/>
                <w:sz w:val="21"/>
                <w:szCs w:val="21"/>
                <w:highlight w:val="none"/>
                <w:lang w:val="en-US" w:eastAsia="zh" w:bidi="ar"/>
              </w:rPr>
            </w:pPr>
            <w:r>
              <w:rPr>
                <w:rFonts w:hint="default" w:ascii="Times New Roman" w:hAnsi="Times New Roman" w:cs="Times New Roman"/>
                <w:color w:val="auto"/>
                <w:kern w:val="0"/>
                <w:sz w:val="21"/>
                <w:szCs w:val="21"/>
                <w:highlight w:val="none"/>
                <w:lang w:val="en-US" w:eastAsia="zh" w:bidi="ar"/>
                <w:woUserID w:val="2"/>
              </w:rPr>
              <w:t>Hospital management</w:t>
            </w:r>
          </w:p>
        </w:tc>
        <w:tc>
          <w:tcPr>
            <w:tcW w:w="1164" w:type="dxa"/>
            <w:tcBorders>
              <w:top w:val="single" w:color="000000" w:sz="4" w:space="0"/>
              <w:left w:val="single" w:color="000000" w:sz="4" w:space="0"/>
              <w:bottom w:val="single" w:color="000000" w:sz="4" w:space="0"/>
              <w:right w:val="single" w:color="000000" w:sz="4" w:space="0"/>
            </w:tcBorders>
            <w:vAlign w:val="center"/>
          </w:tcPr>
          <w:p w14:paraId="04767DFB">
            <w:pPr>
              <w:keepNext w:val="0"/>
              <w:keepLines w:val="0"/>
              <w:widowControl/>
              <w:suppressLineNumbers w:val="0"/>
              <w:spacing w:before="0" w:beforeAutospacing="0" w:after="0" w:afterAutospacing="0"/>
              <w:ind w:left="0" w:leftChars="0" w:right="0" w:rightChars="0" w:firstLine="0" w:firstLineChars="0"/>
              <w:jc w:val="center"/>
              <w:rPr>
                <w:rFonts w:hint="default" w:ascii="Times New Roman" w:hAnsi="Times New Roman" w:eastAsia="宋体" w:cs="宋体"/>
                <w:kern w:val="0"/>
                <w:sz w:val="21"/>
                <w:szCs w:val="21"/>
                <w:highlight w:val="none"/>
                <w:lang w:val="en-US" w:eastAsia="zh" w:bidi="ar"/>
              </w:rPr>
            </w:pPr>
            <w:r>
              <w:rPr>
                <w:rFonts w:hint="default" w:ascii="Times New Roman" w:hAnsi="Times New Roman" w:cs="Times New Roman"/>
                <w:kern w:val="0"/>
                <w:sz w:val="21"/>
                <w:szCs w:val="21"/>
                <w:highlight w:val="none"/>
                <w:lang w:val="en-US" w:eastAsia="zh" w:bidi="ar"/>
                <w:woUserID w:val="1"/>
              </w:rPr>
              <w:t>/</w:t>
            </w:r>
          </w:p>
        </w:tc>
        <w:tc>
          <w:tcPr>
            <w:tcW w:w="4733" w:type="dxa"/>
            <w:tcBorders>
              <w:top w:val="single" w:color="000000" w:sz="4" w:space="0"/>
              <w:left w:val="single" w:color="000000" w:sz="4" w:space="0"/>
              <w:bottom w:val="single" w:color="000000" w:sz="4" w:space="0"/>
              <w:right w:val="single" w:color="000000" w:sz="4" w:space="0"/>
            </w:tcBorders>
            <w:vAlign w:val="center"/>
          </w:tcPr>
          <w:p w14:paraId="3B62AAB4">
            <w:pPr>
              <w:keepNext w:val="0"/>
              <w:keepLines w:val="0"/>
              <w:widowControl/>
              <w:suppressLineNumbers w:val="0"/>
              <w:spacing w:before="0" w:beforeAutospacing="0" w:after="0" w:afterAutospacing="0"/>
              <w:ind w:left="0" w:leftChars="0" w:right="0" w:rightChars="0" w:firstLine="0" w:firstLineChars="0"/>
              <w:jc w:val="left"/>
              <w:rPr>
                <w:rFonts w:hint="default" w:ascii="Times New Roman" w:hAnsi="Times New Roman" w:eastAsia="宋体" w:cs="宋体"/>
                <w:kern w:val="0"/>
                <w:sz w:val="21"/>
                <w:szCs w:val="21"/>
                <w:highlight w:val="none"/>
                <w:lang w:val="en-US" w:eastAsia="zh" w:bidi="ar"/>
              </w:rPr>
            </w:pPr>
            <w:r>
              <w:rPr>
                <w:rFonts w:hint="default" w:ascii="Times New Roman" w:hAnsi="Times New Roman" w:cs="Times New Roman"/>
                <w:kern w:val="0"/>
                <w:sz w:val="21"/>
                <w:szCs w:val="21"/>
                <w:highlight w:val="none"/>
                <w:lang w:val="en-US" w:eastAsia="zh" w:bidi="ar"/>
                <w:woUserID w:val="2"/>
              </w:rPr>
              <w:t>Add, edit, delete hospitals, edit hospital information.</w:t>
            </w:r>
          </w:p>
        </w:tc>
      </w:tr>
      <w:tr w14:paraId="66228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tcBorders>
              <w:top w:val="single" w:color="000000" w:sz="4" w:space="0"/>
            </w:tcBorders>
            <w:vAlign w:val="center"/>
          </w:tcPr>
          <w:p w14:paraId="49368A85">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rPr>
            </w:pPr>
            <w:r>
              <w:rPr>
                <w:rFonts w:hint="default" w:ascii="Times New Roman" w:hAnsi="Times New Roman" w:cs="Times New Roman"/>
                <w:color w:val="auto"/>
                <w:sz w:val="21"/>
                <w:szCs w:val="21"/>
              </w:rPr>
              <w:t>Personal Center</w:t>
            </w:r>
          </w:p>
        </w:tc>
        <w:tc>
          <w:tcPr>
            <w:tcW w:w="1386" w:type="dxa"/>
            <w:tcBorders>
              <w:top w:val="single" w:color="000000" w:sz="4" w:space="0"/>
            </w:tcBorders>
            <w:vAlign w:val="center"/>
          </w:tcPr>
          <w:p w14:paraId="3D301A06">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lang w:val="en-US" w:eastAsia="zh-CN"/>
              </w:rPr>
            </w:pPr>
            <w:r>
              <w:rPr>
                <w:rFonts w:hint="default" w:ascii="Times New Roman" w:hAnsi="Times New Roman" w:eastAsia="宋体" w:cs="Times New Roman"/>
                <w:color w:val="auto"/>
                <w:kern w:val="0"/>
                <w:sz w:val="21"/>
                <w:szCs w:val="21"/>
                <w:lang w:val="en-US" w:eastAsia="zh-CN" w:bidi="ar"/>
              </w:rPr>
              <w:t>/</w:t>
            </w:r>
          </w:p>
        </w:tc>
        <w:tc>
          <w:tcPr>
            <w:tcW w:w="1164" w:type="dxa"/>
            <w:tcBorders>
              <w:top w:val="single" w:color="000000" w:sz="4" w:space="0"/>
            </w:tcBorders>
            <w:vAlign w:val="center"/>
          </w:tcPr>
          <w:p w14:paraId="747766B4">
            <w:pPr>
              <w:keepNext w:val="0"/>
              <w:keepLines w:val="0"/>
              <w:widowControl/>
              <w:suppressLineNumbers w:val="0"/>
              <w:spacing w:before="0" w:beforeAutospacing="0" w:after="0" w:afterAutospacing="0"/>
              <w:ind w:left="0" w:leftChars="0" w:right="0" w:rightChars="0" w:firstLine="0" w:firstLineChars="0"/>
              <w:jc w:val="center"/>
              <w:rPr>
                <w:rFonts w:hint="eastAsia" w:ascii="Times New Roman" w:hAnsi="Times New Roman" w:eastAsia="宋体"/>
                <w:color w:val="auto"/>
                <w:sz w:val="21"/>
                <w:szCs w:val="21"/>
                <w:highlight w:val="none"/>
                <w:lang w:val="en-US" w:eastAsia="zh-CN"/>
              </w:rPr>
            </w:pPr>
            <w:r>
              <w:rPr>
                <w:rFonts w:hint="default" w:ascii="Times New Roman" w:hAnsi="Times New Roman" w:eastAsia="宋体" w:cs="Times New Roman"/>
                <w:kern w:val="0"/>
                <w:sz w:val="21"/>
                <w:szCs w:val="21"/>
                <w:lang w:val="en-US" w:eastAsia="zh-CN" w:bidi="ar"/>
              </w:rPr>
              <w:t>/</w:t>
            </w:r>
          </w:p>
        </w:tc>
        <w:tc>
          <w:tcPr>
            <w:tcW w:w="4733" w:type="dxa"/>
            <w:tcBorders>
              <w:top w:val="single" w:color="000000" w:sz="4" w:space="0"/>
            </w:tcBorders>
            <w:vAlign w:val="center"/>
          </w:tcPr>
          <w:p w14:paraId="62C46BD4">
            <w:pPr>
              <w:keepNext w:val="0"/>
              <w:keepLines w:val="0"/>
              <w:widowControl w:val="0"/>
              <w:suppressLineNumbers w:val="0"/>
              <w:spacing w:before="0" w:beforeAutospacing="0" w:after="0" w:afterAutospacing="0"/>
              <w:ind w:left="0" w:leftChars="0" w:right="0" w:rightChars="0" w:firstLine="0" w:firstLineChars="0"/>
              <w:jc w:val="both"/>
              <w:rPr>
                <w:rFonts w:hint="eastAsia" w:ascii="Times New Roman" w:hAnsi="Times New Roman" w:eastAsia="宋体"/>
                <w:color w:val="auto"/>
                <w:sz w:val="21"/>
                <w:szCs w:val="21"/>
                <w:highlight w:val="none"/>
                <w:lang w:val="en-US" w:eastAsia="zh-CN"/>
              </w:rPr>
            </w:pPr>
            <w:r>
              <w:rPr>
                <w:rFonts w:hint="default" w:ascii="Times New Roman" w:hAnsi="Times New Roman" w:eastAsia="宋体" w:cs="Times New Roman"/>
                <w:kern w:val="0"/>
                <w:sz w:val="21"/>
                <w:szCs w:val="21"/>
                <w:lang w:val="en-US" w:eastAsia="zh-CN" w:bidi="ar"/>
                <w:woUserID w:val="2"/>
              </w:rPr>
              <w:t>View and maintain personal information, view organizational information, user manual, about page, and submit feedback</w:t>
            </w:r>
            <w:r>
              <w:rPr>
                <w:rFonts w:hint="eastAsia" w:ascii="Times New Roman" w:hAnsi="Times New Roman" w:cs="Times New Roman"/>
                <w:kern w:val="0"/>
                <w:sz w:val="21"/>
                <w:szCs w:val="21"/>
                <w:lang w:val="en-US" w:eastAsia="zh" w:bidi="ar"/>
                <w:woUserID w:val="2"/>
              </w:rPr>
              <w:t>.</w:t>
            </w:r>
          </w:p>
        </w:tc>
      </w:tr>
      <w:bookmarkEnd w:id="51"/>
      <w:bookmarkEnd w:id="52"/>
      <w:bookmarkEnd w:id="53"/>
    </w:tbl>
    <w:p w14:paraId="32F08E8C">
      <w:pPr>
        <w:pStyle w:val="3"/>
        <w:rPr>
          <w:rFonts w:ascii="Times New Roman" w:hAnsi="Times New Roman" w:eastAsia="宋体"/>
          <w:color w:val="auto"/>
          <w:highlight w:val="none"/>
        </w:rPr>
      </w:pPr>
      <w:bookmarkStart w:id="54" w:name="_Toc27779"/>
      <w:bookmarkStart w:id="55" w:name="_Toc4561"/>
      <w:r>
        <w:rPr>
          <w:rFonts w:hint="eastAsia" w:ascii="Times New Roman" w:hAnsi="Times New Roman" w:eastAsia="宋体"/>
          <w:color w:val="auto"/>
          <w:highlight w:val="none"/>
        </w:rPr>
        <w:t>Physical structure</w:t>
      </w:r>
      <w:bookmarkEnd w:id="54"/>
      <w:bookmarkEnd w:id="55"/>
    </w:p>
    <w:p w14:paraId="62835EA8">
      <w:pPr>
        <w:pStyle w:val="4"/>
        <w:rPr>
          <w:rFonts w:ascii="Times New Roman" w:hAnsi="Times New Roman" w:eastAsia="宋体"/>
          <w:color w:val="auto"/>
          <w:highlight w:val="none"/>
        </w:rPr>
      </w:pPr>
      <w:bookmarkStart w:id="56" w:name="_Hlk47712473"/>
      <w:r>
        <w:rPr>
          <w:rFonts w:ascii="Times New Roman" w:hAnsi="Times New Roman" w:eastAsia="宋体"/>
          <w:color w:val="auto"/>
          <w:highlight w:val="none"/>
        </w:rPr>
        <w:t xml:space="preserve"> </w:t>
      </w:r>
      <w:bookmarkStart w:id="57" w:name="_Toc3731"/>
      <w:bookmarkStart w:id="58" w:name="_Toc12304"/>
      <w:r>
        <w:rPr>
          <w:rFonts w:hint="eastAsia" w:ascii="Times New Roman" w:hAnsi="Times New Roman" w:eastAsia="宋体"/>
          <w:color w:val="auto"/>
          <w:highlight w:val="none"/>
        </w:rPr>
        <w:t>Physical topology</w:t>
      </w:r>
      <w:bookmarkEnd w:id="57"/>
      <w:bookmarkEnd w:id="58"/>
    </w:p>
    <w:p w14:paraId="3DFC6FAC">
      <w:pPr>
        <w:jc w:val="center"/>
        <w:rPr>
          <w:rFonts w:hint="default" w:ascii="Times New Roman" w:hAnsi="Times New Roman" w:eastAsia="宋体"/>
          <w:i/>
          <w:iCs/>
          <w:color w:val="auto"/>
          <w:szCs w:val="21"/>
          <w:highlight w:val="none"/>
        </w:rPr>
      </w:pPr>
      <w:ins w:id="124" w:author="李雅静" w:date="2025-11-20T11:16:05Z">
        <w:r>
          <w:rPr>
            <w:rFonts w:hint="eastAsia"/>
          </w:rPr>
          <w:drawing>
            <wp:inline distT="0" distB="0" distL="114300" distR="114300">
              <wp:extent cx="5272405" cy="1685925"/>
              <wp:effectExtent l="0" t="0" r="10795" b="3175"/>
              <wp:docPr id="13" name="图片 13" descr="lQLPJxbKQaMEJN3NASvNA6ewqEezNuFo0_cGTM-llGgbAA_935_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lQLPJxbKQaMEJN3NASvNA6ewqEezNuFo0_cGTM-llGgbAA_935_299"/>
                      <pic:cNvPicPr>
                        <a:picLocks noChangeAspect="1"/>
                      </pic:cNvPicPr>
                    </pic:nvPicPr>
                    <pic:blipFill>
                      <a:blip r:embed="rId15"/>
                      <a:stretch>
                        <a:fillRect/>
                      </a:stretch>
                    </pic:blipFill>
                    <pic:spPr>
                      <a:xfrm>
                        <a:off x="0" y="0"/>
                        <a:ext cx="5272405" cy="1685925"/>
                      </a:xfrm>
                      <a:prstGeom prst="rect">
                        <a:avLst/>
                      </a:prstGeom>
                    </pic:spPr>
                  </pic:pic>
                </a:graphicData>
              </a:graphic>
            </wp:inline>
          </w:drawing>
        </w:r>
      </w:ins>
      <w:del w:id="126" w:author="李雅静" w:date="2025-11-20T11:15:57Z">
        <w:r>
          <w:rPr>
            <w:rFonts w:ascii="Times New Roman" w:hAnsi="Times New Roman" w:cs="Times New Roman"/>
          </w:rPr>
          <w:drawing>
            <wp:inline distT="0" distB="0" distL="114300" distR="114300">
              <wp:extent cx="6013450" cy="1905000"/>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stretch>
                        <a:fillRect/>
                      </a:stretch>
                    </pic:blipFill>
                    <pic:spPr>
                      <a:xfrm>
                        <a:off x="0" y="0"/>
                        <a:ext cx="6013450" cy="1905000"/>
                      </a:xfrm>
                      <a:prstGeom prst="rect">
                        <a:avLst/>
                      </a:prstGeom>
                      <a:noFill/>
                      <a:ln>
                        <a:noFill/>
                      </a:ln>
                    </pic:spPr>
                  </pic:pic>
                </a:graphicData>
              </a:graphic>
            </wp:inline>
          </w:drawing>
        </w:r>
      </w:del>
    </w:p>
    <w:bookmarkEnd w:id="56"/>
    <w:p w14:paraId="48C3464F">
      <w:pPr>
        <w:spacing w:line="440" w:lineRule="exact"/>
        <w:ind w:firstLine="420"/>
        <w:rPr>
          <w:rFonts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Data flow process: N/A</w:t>
      </w:r>
    </w:p>
    <w:p w14:paraId="09589D56">
      <w:pPr>
        <w:spacing w:line="440" w:lineRule="exact"/>
        <w:ind w:firstLine="420"/>
        <w:rPr>
          <w:rFonts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Software composition modules: Login, Home, Patient, Device, Organization, and Personal Center module.</w:t>
      </w:r>
    </w:p>
    <w:p w14:paraId="40FD9AC0">
      <w:pPr>
        <w:spacing w:line="440" w:lineRule="exact"/>
        <w:ind w:firstLine="420"/>
        <w:rPr>
          <w:rFonts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Necessary software: N/A</w:t>
      </w:r>
    </w:p>
    <w:p w14:paraId="0BBD965A">
      <w:pPr>
        <w:spacing w:line="440" w:lineRule="exact"/>
        <w:ind w:firstLine="420"/>
        <w:rPr>
          <w:rFonts w:hint="eastAsia"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Cloud computing: Amazon cloud service</w:t>
      </w:r>
    </w:p>
    <w:p w14:paraId="7389D9D4">
      <w:pPr>
        <w:spacing w:line="440" w:lineRule="exact"/>
        <w:ind w:firstLine="420"/>
        <w:rPr>
          <w:rFonts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General-purpose computer platform: Server, client computer</w:t>
      </w:r>
    </w:p>
    <w:p w14:paraId="5D1F16A7">
      <w:pPr>
        <w:spacing w:line="440" w:lineRule="exact"/>
        <w:ind w:firstLine="420"/>
        <w:rPr>
          <w:rFonts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Physical connection relationship between medical device hardware/components: N/A</w:t>
      </w:r>
    </w:p>
    <w:p w14:paraId="2D4F07D5">
      <w:pPr>
        <w:pStyle w:val="4"/>
        <w:rPr>
          <w:rFonts w:ascii="Times New Roman" w:hAnsi="Times New Roman" w:eastAsia="宋体"/>
          <w:color w:val="auto"/>
          <w:highlight w:val="none"/>
        </w:rPr>
      </w:pPr>
      <w:bookmarkStart w:id="59" w:name="_Toc31598"/>
      <w:bookmarkStart w:id="60" w:name="_Toc22806"/>
      <w:r>
        <w:rPr>
          <w:rFonts w:hint="eastAsia" w:ascii="Times New Roman" w:hAnsi="Times New Roman" w:eastAsia="宋体"/>
          <w:color w:val="auto"/>
          <w:highlight w:val="none"/>
        </w:rPr>
        <w:t>Technical specification</w:t>
      </w:r>
      <w:bookmarkEnd w:id="59"/>
      <w:bookmarkEnd w:id="60"/>
    </w:p>
    <w:p w14:paraId="635EEBFC">
      <w:pPr>
        <w:spacing w:after="240" w:line="440" w:lineRule="exact"/>
        <w:ind w:firstLine="420" w:firstLineChars="200"/>
        <w:rPr>
          <w:rFonts w:ascii="Times New Roman" w:hAnsi="Times New Roman" w:eastAsia="宋体"/>
          <w:color w:val="auto"/>
          <w:sz w:val="21"/>
          <w:szCs w:val="18"/>
          <w:highlight w:val="none"/>
        </w:rPr>
      </w:pPr>
      <w:r>
        <w:rPr>
          <w:rFonts w:hint="eastAsia" w:ascii="Times New Roman" w:hAnsi="Times New Roman" w:eastAsia="宋体"/>
          <w:color w:val="auto"/>
          <w:sz w:val="21"/>
          <w:szCs w:val="18"/>
          <w:highlight w:val="none"/>
        </w:rPr>
        <w:t>Technical and hardware requirements for product operation:</w:t>
      </w:r>
    </w:p>
    <w:tbl>
      <w:tblPr>
        <w:tblStyle w:val="2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28"/>
        <w:gridCol w:w="6640"/>
      </w:tblGrid>
      <w:tr w14:paraId="798AB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328" w:type="dxa"/>
            <w:vAlign w:val="center"/>
          </w:tcPr>
          <w:p w14:paraId="1E1D9737">
            <w:pPr>
              <w:keepNext w:val="0"/>
              <w:keepLines w:val="0"/>
              <w:widowControl/>
              <w:suppressLineNumbers w:val="0"/>
              <w:spacing w:before="0" w:beforeAutospacing="0" w:after="0" w:afterAutospacing="0"/>
              <w:ind w:left="0" w:leftChars="0" w:right="0" w:rightChars="0"/>
              <w:jc w:val="both"/>
              <w:rPr>
                <w:rFonts w:hint="default" w:ascii="Times New Roman" w:hAnsi="Times New Roman" w:eastAsia="宋体"/>
                <w:color w:val="auto"/>
                <w:sz w:val="21"/>
                <w:szCs w:val="18"/>
                <w:highlight w:val="none"/>
              </w:rPr>
            </w:pPr>
            <w:r>
              <w:rPr>
                <w:rFonts w:hint="default" w:ascii="Times New Roman" w:hAnsi="Times New Roman" w:cs="Times New Roman"/>
                <w:color w:val="auto"/>
                <w:sz w:val="21"/>
                <w:szCs w:val="18"/>
              </w:rPr>
              <w:t>Communication protocol</w:t>
            </w:r>
          </w:p>
        </w:tc>
        <w:tc>
          <w:tcPr>
            <w:tcW w:w="6640" w:type="dxa"/>
            <w:vAlign w:val="center"/>
          </w:tcPr>
          <w:p w14:paraId="0F06FE5A">
            <w:pPr>
              <w:keepNext w:val="0"/>
              <w:keepLines w:val="0"/>
              <w:widowControl/>
              <w:suppressLineNumbers w:val="0"/>
              <w:spacing w:before="0" w:beforeAutospacing="0" w:after="0" w:afterAutospacing="0"/>
              <w:ind w:left="0" w:leftChars="0" w:right="0" w:rightChars="0"/>
              <w:jc w:val="both"/>
              <w:rPr>
                <w:rFonts w:hint="eastAsia" w:ascii="Times New Roman" w:hAnsi="Times New Roman" w:eastAsia="宋体"/>
                <w:color w:val="auto"/>
                <w:sz w:val="21"/>
                <w:szCs w:val="18"/>
                <w:highlight w:val="none"/>
                <w:lang w:eastAsia="zh"/>
                <w:woUserID w:val="1"/>
              </w:rPr>
            </w:pPr>
            <w:r>
              <w:rPr>
                <w:rFonts w:hint="default" w:ascii="Times New Roman" w:hAnsi="Times New Roman" w:cs="Times New Roman"/>
                <w:color w:val="auto"/>
                <w:sz w:val="21"/>
                <w:szCs w:val="18"/>
              </w:rPr>
              <w:t>MQTT</w:t>
            </w:r>
            <w:r>
              <w:rPr>
                <w:rFonts w:hint="eastAsia" w:ascii="Times New Roman" w:hAnsi="Times New Roman" w:cs="Times New Roman"/>
                <w:color w:val="auto"/>
                <w:sz w:val="21"/>
                <w:szCs w:val="18"/>
                <w:lang w:eastAsia="zh"/>
                <w:woUserID w:val="1"/>
              </w:rPr>
              <w:t xml:space="preserve">, </w:t>
            </w:r>
            <w:r>
              <w:rPr>
                <w:rFonts w:hint="default" w:ascii="Times New Roman" w:hAnsi="Times New Roman" w:cs="Times New Roman"/>
                <w:color w:val="auto"/>
                <w:sz w:val="21"/>
                <w:szCs w:val="18"/>
              </w:rPr>
              <w:t>HTTP</w:t>
            </w:r>
            <w:r>
              <w:rPr>
                <w:rFonts w:hint="eastAsia" w:ascii="Times New Roman" w:hAnsi="Times New Roman" w:cs="Times New Roman"/>
                <w:color w:val="auto"/>
                <w:sz w:val="21"/>
                <w:szCs w:val="18"/>
                <w:lang w:eastAsia="zh"/>
                <w:woUserID w:val="2"/>
              </w:rPr>
              <w:t>S</w:t>
            </w:r>
          </w:p>
        </w:tc>
      </w:tr>
      <w:tr w14:paraId="16D00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328" w:type="dxa"/>
            <w:vAlign w:val="center"/>
          </w:tcPr>
          <w:p w14:paraId="5497F007">
            <w:pPr>
              <w:keepNext w:val="0"/>
              <w:keepLines w:val="0"/>
              <w:widowControl/>
              <w:suppressLineNumbers w:val="0"/>
              <w:spacing w:before="0" w:beforeAutospacing="0" w:after="0" w:afterAutospacing="0"/>
              <w:ind w:left="0" w:leftChars="0" w:right="0" w:rightChars="0"/>
              <w:jc w:val="both"/>
              <w:rPr>
                <w:rFonts w:hint="default" w:ascii="Times New Roman" w:hAnsi="Times New Roman" w:eastAsia="宋体"/>
                <w:color w:val="auto"/>
                <w:sz w:val="21"/>
                <w:szCs w:val="18"/>
                <w:highlight w:val="none"/>
              </w:rPr>
            </w:pPr>
            <w:r>
              <w:rPr>
                <w:rFonts w:hint="default" w:ascii="Times New Roman" w:hAnsi="Times New Roman" w:cs="Times New Roman"/>
                <w:color w:val="auto"/>
                <w:sz w:val="21"/>
                <w:szCs w:val="18"/>
              </w:rPr>
              <w:t>Storage mode</w:t>
            </w:r>
          </w:p>
        </w:tc>
        <w:tc>
          <w:tcPr>
            <w:tcW w:w="6640" w:type="dxa"/>
            <w:vAlign w:val="center"/>
          </w:tcPr>
          <w:p w14:paraId="501B411B">
            <w:pPr>
              <w:keepNext w:val="0"/>
              <w:keepLines w:val="0"/>
              <w:widowControl/>
              <w:suppressLineNumbers w:val="0"/>
              <w:spacing w:before="0" w:beforeAutospacing="0" w:after="0" w:afterAutospacing="0"/>
              <w:ind w:left="0" w:leftChars="0" w:right="0" w:rightChars="0"/>
              <w:jc w:val="both"/>
              <w:rPr>
                <w:rFonts w:hint="default" w:ascii="Times New Roman" w:hAnsi="Times New Roman" w:eastAsia="宋体"/>
                <w:color w:val="auto"/>
                <w:sz w:val="21"/>
                <w:szCs w:val="18"/>
                <w:highlight w:val="none"/>
              </w:rPr>
            </w:pPr>
            <w:r>
              <w:rPr>
                <w:rFonts w:hint="default" w:ascii="Times New Roman" w:hAnsi="Times New Roman" w:cs="Times New Roman"/>
                <w:color w:val="auto"/>
                <w:sz w:val="21"/>
                <w:szCs w:val="18"/>
              </w:rPr>
              <w:t>Two-tier storage mode (online and backup)</w:t>
            </w:r>
          </w:p>
        </w:tc>
      </w:tr>
      <w:tr w14:paraId="4EEB3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3328" w:type="dxa"/>
            <w:vAlign w:val="center"/>
          </w:tcPr>
          <w:p w14:paraId="78961918">
            <w:pPr>
              <w:keepNext w:val="0"/>
              <w:keepLines w:val="0"/>
              <w:widowControl/>
              <w:suppressLineNumbers w:val="0"/>
              <w:spacing w:before="0" w:beforeAutospacing="0" w:after="0" w:afterAutospacing="0"/>
              <w:ind w:left="0" w:leftChars="0" w:right="0" w:rightChars="0"/>
              <w:jc w:val="both"/>
              <w:rPr>
                <w:rFonts w:hint="default" w:ascii="Times New Roman" w:hAnsi="Times New Roman" w:eastAsia="宋体"/>
                <w:color w:val="auto"/>
                <w:sz w:val="21"/>
                <w:szCs w:val="18"/>
                <w:highlight w:val="none"/>
              </w:rPr>
            </w:pPr>
            <w:r>
              <w:rPr>
                <w:rFonts w:hint="default" w:ascii="Times New Roman" w:hAnsi="Times New Roman" w:cs="Times New Roman"/>
                <w:color w:val="auto"/>
                <w:sz w:val="21"/>
                <w:szCs w:val="18"/>
              </w:rPr>
              <w:t>Storage format</w:t>
            </w:r>
          </w:p>
        </w:tc>
        <w:tc>
          <w:tcPr>
            <w:tcW w:w="6640" w:type="dxa"/>
            <w:vAlign w:val="center"/>
          </w:tcPr>
          <w:p w14:paraId="2BE0B52E">
            <w:pPr>
              <w:keepNext w:val="0"/>
              <w:keepLines w:val="0"/>
              <w:widowControl/>
              <w:suppressLineNumbers w:val="0"/>
              <w:spacing w:before="0" w:beforeAutospacing="0" w:after="0" w:afterAutospacing="0"/>
              <w:ind w:left="0" w:leftChars="0" w:right="0" w:rightChars="0"/>
              <w:jc w:val="both"/>
              <w:rPr>
                <w:rFonts w:hint="default" w:ascii="Times New Roman" w:hAnsi="Times New Roman" w:eastAsia="宋体"/>
                <w:color w:val="auto"/>
                <w:sz w:val="21"/>
                <w:szCs w:val="18"/>
                <w:highlight w:val="none"/>
              </w:rPr>
            </w:pPr>
            <w:r>
              <w:rPr>
                <w:rFonts w:hint="default" w:ascii="Times New Roman" w:hAnsi="Times New Roman" w:cs="Times New Roman"/>
                <w:color w:val="auto"/>
                <w:sz w:val="21"/>
                <w:szCs w:val="18"/>
              </w:rPr>
              <w:t>Binary Files of MySQL Database</w:t>
            </w:r>
          </w:p>
        </w:tc>
      </w:tr>
      <w:tr w14:paraId="79C1C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328" w:type="dxa"/>
            <w:vAlign w:val="center"/>
          </w:tcPr>
          <w:p w14:paraId="70D89648">
            <w:pPr>
              <w:keepNext w:val="0"/>
              <w:keepLines w:val="0"/>
              <w:widowControl/>
              <w:suppressLineNumbers w:val="0"/>
              <w:spacing w:before="0" w:beforeAutospacing="0" w:after="0" w:afterAutospacing="0"/>
              <w:ind w:left="0" w:leftChars="0" w:right="0" w:rightChars="0"/>
              <w:jc w:val="both"/>
              <w:rPr>
                <w:rFonts w:hint="default" w:ascii="Times New Roman" w:hAnsi="Times New Roman" w:eastAsia="宋体"/>
                <w:color w:val="auto"/>
                <w:sz w:val="21"/>
                <w:szCs w:val="18"/>
                <w:highlight w:val="none"/>
              </w:rPr>
            </w:pPr>
            <w:r>
              <w:rPr>
                <w:rFonts w:hint="default" w:ascii="Times New Roman" w:hAnsi="Times New Roman" w:cs="Times New Roman"/>
                <w:color w:val="auto"/>
                <w:sz w:val="21"/>
                <w:szCs w:val="18"/>
              </w:rPr>
              <w:t>Network type</w:t>
            </w:r>
          </w:p>
        </w:tc>
        <w:tc>
          <w:tcPr>
            <w:tcW w:w="6640" w:type="dxa"/>
            <w:vAlign w:val="center"/>
          </w:tcPr>
          <w:p w14:paraId="3A48B26E">
            <w:pPr>
              <w:keepNext w:val="0"/>
              <w:keepLines w:val="0"/>
              <w:widowControl/>
              <w:suppressLineNumbers w:val="0"/>
              <w:spacing w:before="0" w:beforeAutospacing="0" w:after="0" w:afterAutospacing="0"/>
              <w:ind w:left="0" w:leftChars="0" w:right="0" w:rightChars="0"/>
              <w:jc w:val="both"/>
              <w:rPr>
                <w:rFonts w:hint="default" w:ascii="Times New Roman" w:hAnsi="Times New Roman" w:eastAsia="宋体"/>
                <w:color w:val="auto"/>
                <w:sz w:val="21"/>
                <w:szCs w:val="18"/>
                <w:highlight w:val="none"/>
              </w:rPr>
            </w:pPr>
            <w:r>
              <w:rPr>
                <w:rFonts w:hint="default" w:ascii="Times New Roman" w:hAnsi="Times New Roman" w:cs="Times New Roman"/>
                <w:color w:val="auto"/>
                <w:sz w:val="21"/>
                <w:szCs w:val="18"/>
              </w:rPr>
              <w:t>Wide area network</w:t>
            </w:r>
          </w:p>
        </w:tc>
      </w:tr>
      <w:tr w14:paraId="169C1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328" w:type="dxa"/>
            <w:vAlign w:val="center"/>
          </w:tcPr>
          <w:p w14:paraId="29461B5B">
            <w:pPr>
              <w:keepNext w:val="0"/>
              <w:keepLines w:val="0"/>
              <w:widowControl/>
              <w:suppressLineNumbers w:val="0"/>
              <w:spacing w:before="0" w:beforeAutospacing="0" w:after="0" w:afterAutospacing="0"/>
              <w:ind w:left="0" w:leftChars="0" w:right="0" w:rightChars="0"/>
              <w:jc w:val="both"/>
              <w:rPr>
                <w:rFonts w:hint="default" w:ascii="Times New Roman" w:hAnsi="Times New Roman" w:eastAsia="宋体"/>
                <w:color w:val="auto"/>
                <w:sz w:val="21"/>
                <w:szCs w:val="18"/>
                <w:highlight w:val="none"/>
              </w:rPr>
            </w:pPr>
            <w:r>
              <w:rPr>
                <w:rFonts w:hint="default" w:ascii="Times New Roman" w:hAnsi="Times New Roman" w:cs="Times New Roman"/>
                <w:color w:val="auto"/>
                <w:sz w:val="21"/>
                <w:szCs w:val="18"/>
              </w:rPr>
              <w:t>Transmission content</w:t>
            </w:r>
          </w:p>
        </w:tc>
        <w:tc>
          <w:tcPr>
            <w:tcW w:w="6640" w:type="dxa"/>
            <w:vAlign w:val="center"/>
          </w:tcPr>
          <w:p w14:paraId="2546A0BC">
            <w:pPr>
              <w:keepNext w:val="0"/>
              <w:keepLines w:val="0"/>
              <w:widowControl/>
              <w:suppressLineNumbers w:val="0"/>
              <w:spacing w:before="0" w:beforeAutospacing="0" w:after="0" w:afterAutospacing="0"/>
              <w:ind w:left="0" w:leftChars="0" w:right="0" w:rightChars="0"/>
              <w:jc w:val="both"/>
              <w:rPr>
                <w:rFonts w:hint="default" w:ascii="Times New Roman" w:hAnsi="Times New Roman" w:eastAsia="宋体"/>
                <w:color w:val="auto"/>
                <w:sz w:val="21"/>
                <w:szCs w:val="18"/>
                <w:highlight w:val="none"/>
              </w:rPr>
            </w:pPr>
            <w:r>
              <w:rPr>
                <w:rFonts w:hint="default" w:ascii="Times New Roman" w:hAnsi="Times New Roman" w:cs="Times New Roman"/>
                <w:color w:val="auto"/>
                <w:sz w:val="21"/>
                <w:szCs w:val="18"/>
              </w:rPr>
              <w:t>json data</w:t>
            </w:r>
          </w:p>
        </w:tc>
      </w:tr>
      <w:tr w14:paraId="21F56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328" w:type="dxa"/>
            <w:vAlign w:val="center"/>
          </w:tcPr>
          <w:p w14:paraId="28F76D62">
            <w:pPr>
              <w:keepNext w:val="0"/>
              <w:keepLines w:val="0"/>
              <w:widowControl/>
              <w:suppressLineNumbers w:val="0"/>
              <w:spacing w:before="0" w:beforeAutospacing="0" w:after="0" w:afterAutospacing="0"/>
              <w:ind w:left="0" w:leftChars="0" w:right="0" w:rightChars="0"/>
              <w:jc w:val="both"/>
              <w:rPr>
                <w:rFonts w:hint="default" w:ascii="Times New Roman" w:hAnsi="Times New Roman" w:eastAsia="宋体"/>
                <w:color w:val="auto"/>
                <w:sz w:val="21"/>
                <w:szCs w:val="18"/>
                <w:highlight w:val="none"/>
              </w:rPr>
            </w:pPr>
            <w:r>
              <w:rPr>
                <w:rFonts w:hint="default" w:ascii="Times New Roman" w:hAnsi="Times New Roman" w:cs="Times New Roman"/>
                <w:color w:val="auto"/>
                <w:sz w:val="21"/>
                <w:szCs w:val="18"/>
              </w:rPr>
              <w:t>Storage medium</w:t>
            </w:r>
          </w:p>
        </w:tc>
        <w:tc>
          <w:tcPr>
            <w:tcW w:w="6640" w:type="dxa"/>
            <w:vAlign w:val="center"/>
          </w:tcPr>
          <w:p w14:paraId="3F332035">
            <w:pPr>
              <w:keepNext w:val="0"/>
              <w:keepLines w:val="0"/>
              <w:widowControl/>
              <w:suppressLineNumbers w:val="0"/>
              <w:spacing w:before="0" w:beforeAutospacing="0" w:after="0" w:afterAutospacing="0"/>
              <w:ind w:left="0" w:leftChars="0" w:right="0" w:rightChars="0"/>
              <w:jc w:val="both"/>
              <w:rPr>
                <w:rFonts w:hint="default" w:ascii="Times New Roman" w:hAnsi="Times New Roman" w:eastAsia="宋体"/>
                <w:color w:val="auto"/>
                <w:sz w:val="21"/>
                <w:szCs w:val="18"/>
                <w:highlight w:val="none"/>
              </w:rPr>
            </w:pPr>
            <w:r>
              <w:rPr>
                <w:rFonts w:hint="default" w:ascii="Times New Roman" w:hAnsi="Times New Roman" w:cs="Times New Roman"/>
                <w:color w:val="auto"/>
                <w:sz w:val="21"/>
                <w:szCs w:val="18"/>
              </w:rPr>
              <w:t>HD</w:t>
            </w:r>
          </w:p>
        </w:tc>
      </w:tr>
      <w:tr w14:paraId="3115A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328" w:type="dxa"/>
            <w:vAlign w:val="center"/>
          </w:tcPr>
          <w:p w14:paraId="60A4EC7B">
            <w:pPr>
              <w:keepNext w:val="0"/>
              <w:keepLines w:val="0"/>
              <w:widowControl/>
              <w:suppressLineNumbers w:val="0"/>
              <w:spacing w:before="0" w:beforeAutospacing="0" w:after="0" w:afterAutospacing="0"/>
              <w:ind w:left="0" w:leftChars="0" w:right="0" w:rightChars="0"/>
              <w:jc w:val="both"/>
              <w:rPr>
                <w:rFonts w:hint="default" w:ascii="Times New Roman" w:hAnsi="Times New Roman" w:eastAsia="宋体"/>
                <w:color w:val="auto"/>
                <w:sz w:val="21"/>
                <w:szCs w:val="18"/>
                <w:highlight w:val="none"/>
              </w:rPr>
            </w:pPr>
            <w:r>
              <w:rPr>
                <w:rFonts w:hint="default" w:ascii="Times New Roman" w:hAnsi="Times New Roman" w:cs="Times New Roman"/>
                <w:color w:val="auto"/>
                <w:sz w:val="21"/>
                <w:szCs w:val="18"/>
              </w:rPr>
              <w:t>Monitor</w:t>
            </w:r>
          </w:p>
        </w:tc>
        <w:tc>
          <w:tcPr>
            <w:tcW w:w="6640" w:type="dxa"/>
            <w:vAlign w:val="center"/>
          </w:tcPr>
          <w:p w14:paraId="0AE5AC6F">
            <w:pPr>
              <w:keepNext w:val="0"/>
              <w:keepLines w:val="0"/>
              <w:widowControl/>
              <w:suppressLineNumbers w:val="0"/>
              <w:spacing w:before="0" w:beforeAutospacing="0" w:after="0" w:afterAutospacing="0"/>
              <w:ind w:left="0" w:leftChars="0" w:right="0" w:rightChars="0"/>
              <w:jc w:val="both"/>
              <w:rPr>
                <w:rFonts w:hint="default" w:ascii="Times New Roman" w:hAnsi="Times New Roman" w:eastAsia="宋体"/>
                <w:color w:val="auto"/>
                <w:sz w:val="21"/>
                <w:szCs w:val="18"/>
                <w:highlight w:val="none"/>
              </w:rPr>
            </w:pPr>
            <w:r>
              <w:rPr>
                <w:rFonts w:hint="default" w:ascii="Times New Roman" w:hAnsi="Times New Roman" w:cs="Times New Roman"/>
                <w:color w:val="auto"/>
                <w:sz w:val="21"/>
                <w:szCs w:val="18"/>
              </w:rPr>
              <w:t>Resolution: 1920*1080</w:t>
            </w:r>
          </w:p>
        </w:tc>
      </w:tr>
    </w:tbl>
    <w:p w14:paraId="431B3BFF">
      <w:pPr>
        <w:pStyle w:val="3"/>
        <w:rPr>
          <w:rFonts w:ascii="Times New Roman" w:hAnsi="Times New Roman" w:eastAsia="宋体"/>
          <w:color w:val="auto"/>
          <w:highlight w:val="none"/>
        </w:rPr>
      </w:pPr>
      <w:bookmarkStart w:id="61" w:name="_Toc20984"/>
      <w:bookmarkStart w:id="62" w:name="_Toc3059"/>
      <w:r>
        <w:rPr>
          <w:rFonts w:hint="eastAsia" w:ascii="Times New Roman" w:hAnsi="Times New Roman" w:eastAsia="宋体"/>
          <w:color w:val="auto"/>
          <w:highlight w:val="none"/>
        </w:rPr>
        <w:t>User interface diagram</w:t>
      </w:r>
      <w:bookmarkEnd w:id="61"/>
      <w:bookmarkEnd w:id="62"/>
    </w:p>
    <w:p w14:paraId="6C89E9BB">
      <w:pPr>
        <w:jc w:val="center"/>
        <w:rPr>
          <w:rFonts w:hint="default" w:ascii="Times New Roman" w:hAnsi="Times New Roman" w:eastAsia="宋体"/>
          <w:b/>
          <w:bCs/>
          <w:i/>
          <w:iCs/>
          <w:color w:val="auto"/>
          <w:highlight w:val="none"/>
          <w:lang w:val="en-US" w:eastAsia="zh-CN"/>
        </w:rPr>
      </w:pPr>
      <w:r>
        <w:rPr>
          <w:rFonts w:hint="default" w:ascii="Times New Roman" w:hAnsi="Times New Roman" w:cs="Times New Roman"/>
          <w:b/>
          <w:bCs/>
          <w:i/>
          <w:iCs/>
          <w:color w:val="auto"/>
          <w:lang w:val="en-US" w:eastAsia="zh-CN"/>
        </w:rPr>
        <w:drawing>
          <wp:inline distT="0" distB="0" distL="114300" distR="114300">
            <wp:extent cx="5265420" cy="1738630"/>
            <wp:effectExtent l="0" t="0" r="11430" b="1397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7"/>
                    <a:stretch>
                      <a:fillRect/>
                    </a:stretch>
                  </pic:blipFill>
                  <pic:spPr>
                    <a:xfrm>
                      <a:off x="0" y="0"/>
                      <a:ext cx="5265420" cy="1738630"/>
                    </a:xfrm>
                    <a:prstGeom prst="rect">
                      <a:avLst/>
                    </a:prstGeom>
                  </pic:spPr>
                </pic:pic>
              </a:graphicData>
            </a:graphic>
          </wp:inline>
        </w:drawing>
      </w:r>
    </w:p>
    <w:p w14:paraId="31A0E6ED">
      <w:pPr>
        <w:pStyle w:val="20"/>
        <w:spacing w:before="0" w:beforeAutospacing="0" w:after="0" w:afterAutospacing="0" w:line="440" w:lineRule="exact"/>
        <w:ind w:firstLine="420" w:firstLineChars="200"/>
        <w:rPr>
          <w:rFonts w:hint="eastAsia" w:ascii="Times New Roman" w:hAnsi="Times New Roman" w:eastAsia="宋体"/>
          <w:color w:val="auto"/>
          <w:sz w:val="21"/>
          <w:szCs w:val="21"/>
          <w:highlight w:val="none"/>
          <w:lang w:val="en-US" w:eastAsia="zh-CN"/>
        </w:rPr>
      </w:pPr>
      <w:r>
        <w:rPr>
          <w:rFonts w:hint="default" w:ascii="Times New Roman" w:hAnsi="Times New Roman" w:eastAsia="宋体"/>
          <w:color w:val="auto"/>
          <w:sz w:val="21"/>
          <w:szCs w:val="21"/>
          <w:highlight w:val="none"/>
        </w:rPr>
        <w:t xml:space="preserve">After logging into the </w:t>
      </w:r>
      <w:del w:id="128" w:author="李雅静" w:date="2025-11-20T11:13:22Z">
        <w:r>
          <w:rPr>
            <w:rFonts w:hint="default" w:ascii="Times New Roman" w:hAnsi="Times New Roman" w:eastAsia="宋体"/>
            <w:color w:val="auto"/>
            <w:sz w:val="21"/>
            <w:szCs w:val="21"/>
            <w:highlight w:val="none"/>
          </w:rPr>
          <w:delText>Breathcare</w:delText>
        </w:r>
      </w:del>
      <w:ins w:id="129" w:author="李雅静" w:date="2025-11-20T11:13:22Z">
        <w:r>
          <w:rPr>
            <w:rFonts w:hint="eastAsia" w:ascii="Times New Roman" w:hAnsi="Times New Roman"/>
            <w:color w:val="auto"/>
            <w:sz w:val="21"/>
            <w:szCs w:val="21"/>
            <w:highlight w:val="none"/>
            <w:lang w:eastAsia="zh-CN"/>
          </w:rPr>
          <w:t>BreathCare</w:t>
        </w:r>
      </w:ins>
      <w:r>
        <w:rPr>
          <w:rFonts w:hint="default" w:ascii="Times New Roman" w:hAnsi="Times New Roman" w:eastAsia="宋体"/>
          <w:color w:val="auto"/>
          <w:sz w:val="21"/>
          <w:szCs w:val="21"/>
          <w:highlight w:val="none"/>
        </w:rPr>
        <w:t xml:space="preserve"> Management System, enter home page to view data overview. Users can view the total number of users, devices and physicians, along with the number of online devices. It displays patients' compliance overview and treatment data overview, device status and usage. In the patient module, users can view and edit user basic information, bind and modify patients' device information on the patient list page. On the data summary page, it allows viewing information on user's device usage indicators in different time dimensions (duration of use, leak, pressure, AHI, SPO2, pulse rate PR etc.) On the detailed chart page, users can view daily detailed ventilator usage data. On the device information page, users can view current device's basic information and parameter information, modify parameter settings and view log status. It also allows adding, editing and deleting follow-up records. On the device page, users can view device-related information. On the organization page, users can maintain and edit organizational information, add and view associated physicians, unbind, filter and view physician information. It also allows managing distributor and hospital information, along with editing, deleting accounts and resetting passwords. In the personal center, users can view and maintain personal information, view organizational information, user manual, about page, and submit feedback</w:t>
      </w:r>
      <w:r>
        <w:rPr>
          <w:rFonts w:hint="eastAsia" w:ascii="Times New Roman" w:hAnsi="Times New Roman"/>
          <w:color w:val="auto"/>
          <w:sz w:val="21"/>
          <w:szCs w:val="21"/>
          <w:highlight w:val="none"/>
          <w:lang w:val="en-US" w:eastAsia="zh-CN"/>
        </w:rPr>
        <w:t>.</w:t>
      </w:r>
    </w:p>
    <w:tbl>
      <w:tblPr>
        <w:tblStyle w:val="2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7"/>
        <w:gridCol w:w="1839"/>
        <w:gridCol w:w="6292"/>
      </w:tblGrid>
      <w:tr w14:paraId="175CA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37" w:type="dxa"/>
            <w:shd w:val="clear" w:color="auto" w:fill="A8A8A8"/>
            <w:vAlign w:val="center"/>
          </w:tcPr>
          <w:p w14:paraId="643D3CD5">
            <w:pPr>
              <w:pStyle w:val="20"/>
              <w:keepNext w:val="0"/>
              <w:keepLines w:val="0"/>
              <w:widowControl/>
              <w:suppressLineNumbers w:val="0"/>
              <w:ind w:left="0" w:leftChars="0" w:right="0" w:rightChars="0"/>
              <w:jc w:val="center"/>
              <w:rPr>
                <w:rFonts w:hint="default" w:ascii="Times New Roman" w:hAnsi="Times New Roman" w:eastAsia="宋体"/>
                <w:b/>
                <w:bCs/>
                <w:color w:val="auto"/>
                <w:sz w:val="21"/>
                <w:szCs w:val="21"/>
                <w:highlight w:val="none"/>
              </w:rPr>
            </w:pPr>
            <w:r>
              <w:rPr>
                <w:rFonts w:hint="default" w:ascii="Times New Roman" w:hAnsi="Times New Roman" w:cs="Times New Roman"/>
                <w:b/>
                <w:bCs/>
                <w:color w:val="auto"/>
                <w:sz w:val="21"/>
                <w:szCs w:val="21"/>
              </w:rPr>
              <w:t>Software interface</w:t>
            </w:r>
          </w:p>
        </w:tc>
        <w:tc>
          <w:tcPr>
            <w:tcW w:w="1839" w:type="dxa"/>
            <w:shd w:val="clear" w:color="auto" w:fill="A8A8A8"/>
            <w:vAlign w:val="center"/>
          </w:tcPr>
          <w:p w14:paraId="4553FC86">
            <w:pPr>
              <w:pStyle w:val="20"/>
              <w:keepNext w:val="0"/>
              <w:keepLines w:val="0"/>
              <w:widowControl/>
              <w:suppressLineNumbers w:val="0"/>
              <w:ind w:left="0" w:leftChars="0" w:right="0" w:rightChars="0"/>
              <w:jc w:val="center"/>
              <w:rPr>
                <w:rFonts w:hint="default" w:ascii="Times New Roman" w:hAnsi="Times New Roman" w:eastAsia="宋体"/>
                <w:b/>
                <w:bCs/>
                <w:color w:val="auto"/>
                <w:sz w:val="21"/>
                <w:szCs w:val="21"/>
                <w:highlight w:val="none"/>
              </w:rPr>
            </w:pPr>
            <w:r>
              <w:rPr>
                <w:rFonts w:hint="default" w:ascii="Times New Roman" w:hAnsi="Times New Roman" w:cs="Times New Roman"/>
                <w:b/>
                <w:bCs/>
                <w:color w:val="auto"/>
                <w:sz w:val="21"/>
                <w:szCs w:val="21"/>
              </w:rPr>
              <w:t>Function</w:t>
            </w:r>
          </w:p>
        </w:tc>
        <w:tc>
          <w:tcPr>
            <w:tcW w:w="6292" w:type="dxa"/>
            <w:shd w:val="clear" w:color="auto" w:fill="A8A8A8"/>
            <w:vAlign w:val="center"/>
          </w:tcPr>
          <w:p w14:paraId="722D28DC">
            <w:pPr>
              <w:pStyle w:val="20"/>
              <w:keepNext w:val="0"/>
              <w:keepLines w:val="0"/>
              <w:widowControl/>
              <w:suppressLineNumbers w:val="0"/>
              <w:ind w:left="0" w:leftChars="0" w:right="0" w:rightChars="0"/>
              <w:jc w:val="center"/>
              <w:rPr>
                <w:rFonts w:hint="default" w:ascii="Times New Roman" w:hAnsi="Times New Roman" w:eastAsia="宋体"/>
                <w:b/>
                <w:bCs/>
                <w:color w:val="auto"/>
                <w:sz w:val="21"/>
                <w:szCs w:val="21"/>
                <w:highlight w:val="none"/>
              </w:rPr>
            </w:pPr>
            <w:r>
              <w:rPr>
                <w:rFonts w:hint="default" w:ascii="Times New Roman" w:hAnsi="Times New Roman" w:cs="Times New Roman"/>
                <w:b/>
                <w:bCs/>
                <w:color w:val="auto"/>
                <w:sz w:val="21"/>
                <w:szCs w:val="21"/>
              </w:rPr>
              <w:t>Purpose</w:t>
            </w:r>
          </w:p>
        </w:tc>
      </w:tr>
      <w:tr w14:paraId="3B058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7" w:type="dxa"/>
            <w:vAlign w:val="center"/>
          </w:tcPr>
          <w:p w14:paraId="2EA7B81D">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color w:val="auto"/>
                <w:sz w:val="21"/>
                <w:szCs w:val="21"/>
                <w:highlight w:val="none"/>
              </w:rPr>
            </w:pPr>
            <w:r>
              <w:rPr>
                <w:rFonts w:hint="default" w:ascii="Times New Roman" w:hAnsi="Times New Roman" w:cs="Times New Roman"/>
                <w:color w:val="auto"/>
                <w:sz w:val="21"/>
                <w:szCs w:val="21"/>
              </w:rPr>
              <w:t>Login</w:t>
            </w:r>
          </w:p>
        </w:tc>
        <w:tc>
          <w:tcPr>
            <w:tcW w:w="1839" w:type="dxa"/>
            <w:vAlign w:val="center"/>
          </w:tcPr>
          <w:p w14:paraId="23A0A2EA">
            <w:pPr>
              <w:pStyle w:val="20"/>
              <w:keepNext w:val="0"/>
              <w:keepLines w:val="0"/>
              <w:widowControl/>
              <w:suppressLineNumbers w:val="0"/>
              <w:ind w:left="0" w:leftChars="0" w:right="0" w:rightChars="0"/>
              <w:jc w:val="center"/>
              <w:rPr>
                <w:rFonts w:hint="default" w:ascii="Times New Roman" w:hAnsi="Times New Roman" w:eastAsia="宋体"/>
                <w:color w:val="auto"/>
                <w:sz w:val="21"/>
                <w:szCs w:val="21"/>
                <w:highlight w:val="none"/>
              </w:rPr>
            </w:pPr>
            <w:r>
              <w:rPr>
                <w:rFonts w:hint="default" w:ascii="Times New Roman" w:hAnsi="Times New Roman" w:cs="Times New Roman"/>
                <w:color w:val="auto"/>
                <w:sz w:val="21"/>
                <w:szCs w:val="21"/>
              </w:rPr>
              <w:t>Login</w:t>
            </w:r>
          </w:p>
        </w:tc>
        <w:tc>
          <w:tcPr>
            <w:tcW w:w="6292" w:type="dxa"/>
            <w:vAlign w:val="center"/>
          </w:tcPr>
          <w:p w14:paraId="7DF1049A">
            <w:pPr>
              <w:pStyle w:val="20"/>
              <w:keepNext w:val="0"/>
              <w:keepLines w:val="0"/>
              <w:widowControl/>
              <w:suppressLineNumbers w:val="0"/>
              <w:ind w:left="0" w:leftChars="0" w:right="0" w:rightChars="0"/>
              <w:rPr>
                <w:rFonts w:hint="default" w:ascii="Times New Roman" w:hAnsi="Times New Roman" w:eastAsia="宋体"/>
                <w:color w:val="auto"/>
                <w:sz w:val="21"/>
                <w:szCs w:val="21"/>
                <w:highlight w:val="none"/>
              </w:rPr>
            </w:pPr>
            <w:r>
              <w:rPr>
                <w:rFonts w:hint="default" w:ascii="Times New Roman" w:hAnsi="Times New Roman" w:cs="Times New Roman"/>
                <w:color w:val="auto"/>
                <w:sz w:val="21"/>
                <w:szCs w:val="21"/>
                <w:woUserID w:val="2"/>
              </w:rPr>
              <w:t xml:space="preserve">User Authentication: </w:t>
            </w:r>
            <w:r>
              <w:rPr>
                <w:rFonts w:hint="default" w:ascii="Times New Roman" w:hAnsi="Times New Roman" w:cs="Times New Roman"/>
                <w:color w:val="auto"/>
                <w:sz w:val="21"/>
                <w:szCs w:val="21"/>
                <w:lang w:eastAsia="zh"/>
                <w:woUserID w:val="2"/>
              </w:rPr>
              <w:t>s</w:t>
            </w:r>
            <w:r>
              <w:rPr>
                <w:rFonts w:hint="default" w:ascii="Times New Roman" w:hAnsi="Times New Roman" w:cs="Times New Roman"/>
                <w:color w:val="auto"/>
                <w:sz w:val="21"/>
                <w:szCs w:val="21"/>
                <w:woUserID w:val="2"/>
              </w:rPr>
              <w:t>ystem access permissions are enforced through role-based access control</w:t>
            </w:r>
            <w:r>
              <w:rPr>
                <w:rFonts w:hint="default" w:ascii="Times New Roman" w:hAnsi="Times New Roman" w:cs="Times New Roman"/>
                <w:color w:val="auto"/>
                <w:sz w:val="21"/>
                <w:szCs w:val="21"/>
                <w:lang w:eastAsia="zh"/>
                <w:woUserID w:val="2"/>
              </w:rPr>
              <w:t>.</w:t>
            </w:r>
          </w:p>
        </w:tc>
      </w:tr>
      <w:tr w14:paraId="30987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7" w:type="dxa"/>
            <w:vAlign w:val="center"/>
          </w:tcPr>
          <w:p w14:paraId="2C55E802">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color w:val="auto"/>
                <w:sz w:val="21"/>
                <w:szCs w:val="21"/>
                <w:highlight w:val="none"/>
              </w:rPr>
            </w:pPr>
            <w:r>
              <w:rPr>
                <w:rFonts w:hint="default" w:ascii="Times New Roman" w:hAnsi="Times New Roman" w:cs="Times New Roman"/>
                <w:color w:val="auto"/>
                <w:sz w:val="21"/>
                <w:szCs w:val="21"/>
                <w:lang w:val="en-US" w:eastAsia="zh-CN"/>
              </w:rPr>
              <w:t>Home</w:t>
            </w:r>
          </w:p>
        </w:tc>
        <w:tc>
          <w:tcPr>
            <w:tcW w:w="1839" w:type="dxa"/>
            <w:shd w:val="clear" w:color="auto" w:fill="auto"/>
            <w:vAlign w:val="center"/>
          </w:tcPr>
          <w:p w14:paraId="52E6E451">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cs="宋体"/>
                <w:color w:val="auto"/>
                <w:sz w:val="21"/>
                <w:szCs w:val="21"/>
                <w:highlight w:val="none"/>
                <w:lang w:eastAsia="zh-CN" w:bidi="ar-SA"/>
              </w:rPr>
            </w:pPr>
            <w:r>
              <w:rPr>
                <w:rFonts w:hint="default" w:ascii="Times New Roman" w:hAnsi="Times New Roman" w:cs="Times New Roman"/>
                <w:kern w:val="0"/>
                <w:sz w:val="21"/>
                <w:szCs w:val="21"/>
                <w:lang w:val="en-US" w:eastAsia="zh" w:bidi="ar"/>
                <w:woUserID w:val="2"/>
              </w:rPr>
              <w:t>Statistics</w:t>
            </w:r>
          </w:p>
        </w:tc>
        <w:tc>
          <w:tcPr>
            <w:tcW w:w="6292" w:type="dxa"/>
            <w:vAlign w:val="center"/>
          </w:tcPr>
          <w:p w14:paraId="7FBD6266">
            <w:pPr>
              <w:pStyle w:val="20"/>
              <w:keepNext w:val="0"/>
              <w:keepLines w:val="0"/>
              <w:widowControl/>
              <w:suppressLineNumbers w:val="0"/>
              <w:spacing w:before="0" w:beforeAutospacing="1" w:after="0" w:afterAutospacing="1"/>
              <w:ind w:left="0" w:leftChars="0" w:right="0" w:rightChars="0"/>
              <w:jc w:val="left"/>
              <w:rPr>
                <w:rFonts w:hint="default" w:ascii="Times New Roman" w:hAnsi="Times New Roman" w:eastAsia="宋体"/>
                <w:color w:val="auto"/>
                <w:sz w:val="21"/>
                <w:szCs w:val="21"/>
                <w:highlight w:val="none"/>
              </w:rPr>
            </w:pPr>
            <w:r>
              <w:rPr>
                <w:rFonts w:hint="default" w:ascii="Times New Roman" w:hAnsi="Times New Roman" w:eastAsia="宋体" w:cs="Times New Roman"/>
                <w:kern w:val="0"/>
                <w:sz w:val="21"/>
                <w:szCs w:val="21"/>
                <w:lang w:val="en-US" w:eastAsia="zh-CN" w:bidi="ar"/>
                <w:woUserID w:val="2"/>
              </w:rPr>
              <w:t xml:space="preserve">Provide </w:t>
            </w:r>
            <w:r>
              <w:rPr>
                <w:rFonts w:hint="eastAsia" w:ascii="Times New Roman" w:hAnsi="Times New Roman" w:cs="Times New Roman"/>
                <w:kern w:val="0"/>
                <w:sz w:val="21"/>
                <w:szCs w:val="21"/>
                <w:lang w:val="en-US" w:eastAsia="zh-CN" w:bidi="ar"/>
                <w:woUserID w:val="2"/>
              </w:rPr>
              <w:t>data overview</w:t>
            </w:r>
            <w:r>
              <w:rPr>
                <w:rFonts w:hint="default" w:ascii="Times New Roman" w:hAnsi="Times New Roman" w:eastAsia="宋体" w:cs="Times New Roman"/>
                <w:kern w:val="0"/>
                <w:sz w:val="21"/>
                <w:szCs w:val="21"/>
                <w:lang w:val="en-US" w:eastAsia="zh-CN" w:bidi="ar"/>
                <w:woUserID w:val="2"/>
              </w:rPr>
              <w:t xml:space="preserve">, view total number of users, total number of devices, number of online devices, total number of </w:t>
            </w:r>
            <w:r>
              <w:rPr>
                <w:rFonts w:hint="eastAsia" w:ascii="Times New Roman" w:hAnsi="Times New Roman" w:cs="Times New Roman"/>
                <w:kern w:val="0"/>
                <w:sz w:val="21"/>
                <w:szCs w:val="21"/>
                <w:lang w:val="en-US" w:eastAsia="zh" w:bidi="ar"/>
                <w:woUserID w:val="2"/>
              </w:rPr>
              <w:t>physician</w:t>
            </w:r>
            <w:r>
              <w:rPr>
                <w:rFonts w:hint="default" w:ascii="Times New Roman" w:hAnsi="Times New Roman" w:eastAsia="宋体" w:cs="Times New Roman"/>
                <w:kern w:val="0"/>
                <w:sz w:val="21"/>
                <w:szCs w:val="21"/>
                <w:lang w:val="en-US" w:eastAsia="zh-CN" w:bidi="ar"/>
                <w:woUserID w:val="2"/>
              </w:rPr>
              <w:t xml:space="preserve">s in overall situation. Display patients' compliance overview and treatment data overview, device status and usage. </w:t>
            </w:r>
          </w:p>
        </w:tc>
      </w:tr>
      <w:tr w14:paraId="0AAD9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7" w:type="dxa"/>
            <w:vAlign w:val="center"/>
          </w:tcPr>
          <w:p w14:paraId="09CDEF89">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color w:val="auto"/>
                <w:sz w:val="21"/>
                <w:szCs w:val="21"/>
                <w:highlight w:val="none"/>
              </w:rPr>
            </w:pPr>
            <w:r>
              <w:rPr>
                <w:rFonts w:hint="default" w:ascii="Times New Roman" w:hAnsi="Times New Roman" w:cs="Times New Roman"/>
                <w:color w:val="auto"/>
                <w:sz w:val="21"/>
                <w:szCs w:val="21"/>
              </w:rPr>
              <w:t>Patient</w:t>
            </w:r>
          </w:p>
        </w:tc>
        <w:tc>
          <w:tcPr>
            <w:tcW w:w="1839" w:type="dxa"/>
            <w:shd w:val="clear" w:color="auto" w:fill="auto"/>
            <w:vAlign w:val="center"/>
          </w:tcPr>
          <w:p w14:paraId="3CA5BA15">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cs="宋体"/>
                <w:color w:val="auto"/>
                <w:sz w:val="21"/>
                <w:szCs w:val="21"/>
                <w:highlight w:val="none"/>
                <w:lang w:eastAsia="zh-CN" w:bidi="ar-SA"/>
              </w:rPr>
            </w:pPr>
            <w:r>
              <w:rPr>
                <w:rFonts w:hint="default" w:ascii="Times New Roman" w:hAnsi="Times New Roman" w:eastAsia="宋体" w:cs="Times New Roman"/>
                <w:kern w:val="0"/>
                <w:sz w:val="21"/>
                <w:szCs w:val="21"/>
                <w:lang w:val="en-US" w:eastAsia="zh-CN" w:bidi="ar"/>
                <w:woUserID w:val="2"/>
              </w:rPr>
              <w:t>Patient list</w:t>
            </w:r>
            <w:r>
              <w:rPr>
                <w:rFonts w:hint="default" w:ascii="Times New Roman" w:hAnsi="Times New Roman" w:cs="Times New Roman"/>
                <w:kern w:val="0"/>
                <w:sz w:val="21"/>
                <w:szCs w:val="21"/>
                <w:lang w:val="en-US" w:eastAsia="zh" w:bidi="ar"/>
                <w:woUserID w:val="2"/>
              </w:rPr>
              <w:t>, p</w:t>
            </w:r>
            <w:r>
              <w:rPr>
                <w:rFonts w:hint="default" w:ascii="Times New Roman" w:hAnsi="Times New Roman" w:eastAsia="宋体" w:cs="Times New Roman"/>
                <w:kern w:val="0"/>
                <w:sz w:val="21"/>
                <w:szCs w:val="21"/>
                <w:lang w:val="en-US" w:eastAsia="zh-CN" w:bidi="ar"/>
                <w:woUserID w:val="2"/>
              </w:rPr>
              <w:t>atient details</w:t>
            </w:r>
            <w:r>
              <w:rPr>
                <w:rFonts w:hint="eastAsia" w:ascii="Times New Roman" w:hAnsi="Times New Roman" w:cs="Times New Roman"/>
                <w:kern w:val="0"/>
                <w:sz w:val="21"/>
                <w:szCs w:val="21"/>
                <w:lang w:val="en-US" w:eastAsia="zh-CN" w:bidi="ar"/>
                <w:woUserID w:val="2"/>
              </w:rPr>
              <w:t xml:space="preserve"> </w:t>
            </w:r>
            <w:r>
              <w:rPr>
                <w:rFonts w:hint="default" w:ascii="Times New Roman" w:hAnsi="Times New Roman" w:cs="Times New Roman"/>
                <w:kern w:val="0"/>
                <w:sz w:val="21"/>
                <w:szCs w:val="21"/>
                <w:lang w:val="en-US" w:eastAsia="zh" w:bidi="ar"/>
                <w:woUserID w:val="2"/>
              </w:rPr>
              <w:t>(p</w:t>
            </w:r>
            <w:r>
              <w:rPr>
                <w:rFonts w:hint="default" w:ascii="Times New Roman" w:hAnsi="Times New Roman" w:eastAsia="宋体" w:cs="Times New Roman"/>
                <w:kern w:val="0"/>
                <w:sz w:val="21"/>
                <w:szCs w:val="21"/>
                <w:lang w:val="en-US" w:eastAsia="zh-CN" w:bidi="ar"/>
                <w:woUserID w:val="2"/>
              </w:rPr>
              <w:t>atient information</w:t>
            </w:r>
            <w:r>
              <w:rPr>
                <w:rFonts w:hint="default" w:ascii="Times New Roman" w:hAnsi="Times New Roman" w:cs="Times New Roman"/>
                <w:kern w:val="0"/>
                <w:sz w:val="21"/>
                <w:szCs w:val="21"/>
                <w:lang w:val="en-US" w:eastAsia="zh" w:bidi="ar"/>
                <w:woUserID w:val="2"/>
              </w:rPr>
              <w:t>,</w:t>
            </w:r>
            <w:r>
              <w:rPr>
                <w:rFonts w:hint="eastAsia" w:ascii="Times New Roman" w:hAnsi="Times New Roman" w:cs="Times New Roman"/>
                <w:kern w:val="0"/>
                <w:sz w:val="21"/>
                <w:szCs w:val="21"/>
                <w:lang w:val="en-US" w:eastAsia="zh-CN" w:bidi="ar"/>
                <w:woUserID w:val="2"/>
              </w:rPr>
              <w:t xml:space="preserve"> </w:t>
            </w:r>
            <w:r>
              <w:rPr>
                <w:rFonts w:hint="default" w:ascii="Times New Roman" w:hAnsi="Times New Roman" w:cs="Times New Roman"/>
                <w:kern w:val="0"/>
                <w:sz w:val="21"/>
                <w:szCs w:val="21"/>
                <w:lang w:eastAsia="zh" w:bidi="ar"/>
                <w:woUserID w:val="2"/>
              </w:rPr>
              <w:t>data summary</w:t>
            </w:r>
            <w:r>
              <w:rPr>
                <w:rFonts w:hint="default" w:ascii="Times New Roman" w:hAnsi="Times New Roman" w:cs="Times New Roman"/>
                <w:kern w:val="0"/>
                <w:sz w:val="21"/>
                <w:szCs w:val="21"/>
                <w:lang w:val="en-US" w:eastAsia="zh" w:bidi="ar"/>
                <w:woUserID w:val="2"/>
              </w:rPr>
              <w:t>,</w:t>
            </w:r>
            <w:r>
              <w:rPr>
                <w:rFonts w:hint="eastAsia" w:ascii="Times New Roman" w:hAnsi="Times New Roman" w:cs="Times New Roman"/>
                <w:kern w:val="0"/>
                <w:sz w:val="21"/>
                <w:szCs w:val="21"/>
                <w:lang w:val="en-US" w:eastAsia="zh-CN" w:bidi="ar"/>
                <w:woUserID w:val="2"/>
              </w:rPr>
              <w:t xml:space="preserve"> </w:t>
            </w:r>
            <w:r>
              <w:rPr>
                <w:rFonts w:hint="default" w:ascii="Times New Roman" w:hAnsi="Times New Roman" w:cs="Times New Roman"/>
                <w:kern w:val="0"/>
                <w:sz w:val="21"/>
                <w:szCs w:val="21"/>
                <w:lang w:val="en-US" w:eastAsia="zh" w:bidi="ar"/>
                <w:woUserID w:val="2"/>
              </w:rPr>
              <w:t>d</w:t>
            </w:r>
            <w:r>
              <w:rPr>
                <w:rFonts w:hint="default" w:ascii="Times New Roman" w:hAnsi="Times New Roman" w:eastAsia="宋体" w:cs="Times New Roman"/>
                <w:kern w:val="0"/>
                <w:sz w:val="21"/>
                <w:szCs w:val="21"/>
                <w:lang w:val="en-US" w:eastAsia="zh-CN" w:bidi="ar"/>
                <w:woUserID w:val="2"/>
              </w:rPr>
              <w:t xml:space="preserve">etailed </w:t>
            </w:r>
            <w:r>
              <w:rPr>
                <w:rFonts w:hint="default" w:ascii="Times New Roman" w:hAnsi="Times New Roman" w:cs="Times New Roman"/>
                <w:kern w:val="0"/>
                <w:sz w:val="21"/>
                <w:szCs w:val="21"/>
                <w:lang w:eastAsia="zh-CN" w:bidi="ar"/>
                <w:woUserID w:val="2"/>
              </w:rPr>
              <w:t>graph</w:t>
            </w:r>
            <w:r>
              <w:rPr>
                <w:rFonts w:hint="eastAsia" w:ascii="Times New Roman" w:hAnsi="Times New Roman" w:cs="Times New Roman"/>
                <w:kern w:val="0"/>
                <w:sz w:val="21"/>
                <w:szCs w:val="21"/>
                <w:lang w:val="en-US" w:eastAsia="zh-CN" w:bidi="ar"/>
                <w:woUserID w:val="2"/>
              </w:rPr>
              <w:t xml:space="preserve"> </w:t>
            </w:r>
            <w:r>
              <w:rPr>
                <w:rFonts w:hint="default" w:ascii="Times New Roman" w:hAnsi="Times New Roman" w:cs="Times New Roman"/>
                <w:kern w:val="0"/>
                <w:sz w:val="21"/>
                <w:szCs w:val="21"/>
                <w:lang w:val="en-US" w:eastAsia="zh" w:bidi="ar"/>
                <w:woUserID w:val="2"/>
              </w:rPr>
              <w:t>d</w:t>
            </w:r>
            <w:r>
              <w:rPr>
                <w:rFonts w:hint="default" w:ascii="Times New Roman" w:hAnsi="Times New Roman" w:eastAsia="宋体" w:cs="Times New Roman"/>
                <w:kern w:val="0"/>
                <w:sz w:val="21"/>
                <w:szCs w:val="21"/>
                <w:lang w:val="en-US" w:eastAsia="zh-CN" w:bidi="ar"/>
                <w:woUserID w:val="2"/>
              </w:rPr>
              <w:t>evice information</w:t>
            </w:r>
            <w:r>
              <w:rPr>
                <w:rFonts w:hint="default" w:ascii="Times New Roman" w:hAnsi="Times New Roman" w:cs="Times New Roman"/>
                <w:kern w:val="0"/>
                <w:sz w:val="21"/>
                <w:szCs w:val="21"/>
                <w:lang w:val="en-US" w:eastAsia="zh" w:bidi="ar"/>
                <w:woUserID w:val="2"/>
              </w:rPr>
              <w:t>,</w:t>
            </w:r>
            <w:r>
              <w:rPr>
                <w:rFonts w:hint="eastAsia" w:ascii="Times New Roman" w:hAnsi="Times New Roman" w:cs="Times New Roman"/>
                <w:kern w:val="0"/>
                <w:sz w:val="21"/>
                <w:szCs w:val="21"/>
                <w:lang w:val="en-US" w:eastAsia="zh-CN" w:bidi="ar"/>
                <w:woUserID w:val="2"/>
              </w:rPr>
              <w:t xml:space="preserve"> </w:t>
            </w:r>
            <w:r>
              <w:rPr>
                <w:rFonts w:hint="default" w:ascii="Times New Roman" w:hAnsi="Times New Roman" w:cs="Times New Roman"/>
                <w:kern w:val="0"/>
                <w:sz w:val="21"/>
                <w:szCs w:val="21"/>
                <w:lang w:val="en-US" w:eastAsia="zh" w:bidi="ar"/>
                <w:woUserID w:val="2"/>
              </w:rPr>
              <w:t>f</w:t>
            </w:r>
            <w:r>
              <w:rPr>
                <w:rFonts w:hint="default" w:ascii="Times New Roman" w:hAnsi="Times New Roman" w:eastAsia="宋体" w:cs="Times New Roman"/>
                <w:kern w:val="0"/>
                <w:sz w:val="21"/>
                <w:szCs w:val="21"/>
                <w:lang w:val="en-US" w:eastAsia="zh-CN" w:bidi="ar"/>
                <w:woUserID w:val="2"/>
              </w:rPr>
              <w:t xml:space="preserve">ollow-up </w:t>
            </w:r>
            <w:r>
              <w:rPr>
                <w:rFonts w:hint="default" w:ascii="Times New Roman" w:hAnsi="Times New Roman" w:cs="Times New Roman"/>
                <w:kern w:val="0"/>
                <w:sz w:val="21"/>
                <w:szCs w:val="21"/>
                <w:lang w:val="en-US" w:eastAsia="zh" w:bidi="ar"/>
                <w:woUserID w:val="2"/>
              </w:rPr>
              <w:t>records)</w:t>
            </w:r>
          </w:p>
        </w:tc>
        <w:tc>
          <w:tcPr>
            <w:tcW w:w="6292" w:type="dxa"/>
            <w:vAlign w:val="center"/>
          </w:tcPr>
          <w:p w14:paraId="5F7F6B06">
            <w:pPr>
              <w:pStyle w:val="20"/>
              <w:keepNext w:val="0"/>
              <w:keepLines w:val="0"/>
              <w:widowControl/>
              <w:suppressLineNumbers w:val="0"/>
              <w:spacing w:before="0" w:beforeAutospacing="1" w:after="0" w:afterAutospacing="1"/>
              <w:ind w:left="0" w:leftChars="0" w:right="0" w:rightChars="0"/>
              <w:jc w:val="left"/>
              <w:rPr>
                <w:rFonts w:hint="default" w:ascii="Times New Roman" w:hAnsi="Times New Roman" w:eastAsia="宋体"/>
                <w:color w:val="auto"/>
                <w:sz w:val="21"/>
                <w:szCs w:val="21"/>
                <w:highlight w:val="none"/>
              </w:rPr>
            </w:pPr>
            <w:r>
              <w:rPr>
                <w:rFonts w:hint="default" w:ascii="Times New Roman" w:hAnsi="Times New Roman" w:eastAsia="宋体" w:cs="Times New Roman"/>
                <w:kern w:val="0"/>
                <w:sz w:val="21"/>
                <w:szCs w:val="21"/>
                <w:lang w:val="en-US" w:eastAsia="zh-CN" w:bidi="ar"/>
                <w:woUserID w:val="2"/>
              </w:rPr>
              <w:t>Add, query, search and delete patients, export patient information.</w:t>
            </w:r>
            <w:r>
              <w:rPr>
                <w:rFonts w:hint="default" w:ascii="Times New Roman" w:hAnsi="Times New Roman" w:cs="Times New Roman"/>
                <w:kern w:val="0"/>
                <w:sz w:val="21"/>
                <w:szCs w:val="21"/>
                <w:lang w:val="en-US" w:eastAsia="zh" w:bidi="ar"/>
                <w:woUserID w:val="2"/>
              </w:rPr>
              <w:t xml:space="preserve"> </w:t>
            </w:r>
            <w:r>
              <w:rPr>
                <w:rFonts w:hint="default" w:ascii="Times New Roman" w:hAnsi="Times New Roman" w:eastAsia="宋体" w:cs="Times New Roman"/>
                <w:kern w:val="0"/>
                <w:sz w:val="21"/>
                <w:szCs w:val="21"/>
                <w:lang w:val="en-US" w:eastAsia="zh-CN" w:bidi="ar"/>
                <w:woUserID w:val="2"/>
              </w:rPr>
              <w:t>View and edit user basic information, bind and modify device information.</w:t>
            </w:r>
            <w:r>
              <w:rPr>
                <w:rFonts w:hint="default" w:ascii="Times New Roman" w:hAnsi="Times New Roman" w:cs="Times New Roman"/>
                <w:kern w:val="0"/>
                <w:sz w:val="21"/>
                <w:szCs w:val="21"/>
                <w:lang w:val="en-US" w:eastAsia="zh" w:bidi="ar"/>
                <w:woUserID w:val="2"/>
              </w:rPr>
              <w:t xml:space="preserve"> </w:t>
            </w:r>
            <w:r>
              <w:rPr>
                <w:rFonts w:hint="default" w:ascii="Times New Roman" w:hAnsi="Times New Roman" w:eastAsia="宋体" w:cs="Times New Roman"/>
                <w:kern w:val="0"/>
                <w:sz w:val="21"/>
                <w:szCs w:val="21"/>
                <w:lang w:val="en-US" w:eastAsia="zh-CN" w:bidi="ar"/>
                <w:woUserID w:val="2"/>
              </w:rPr>
              <w:t>Information on user's device usage indicators in different time dimensions (</w:t>
            </w:r>
            <w:r>
              <w:rPr>
                <w:rFonts w:hint="eastAsia" w:ascii="Times New Roman" w:hAnsi="Times New Roman" w:cs="Times New Roman"/>
                <w:kern w:val="0"/>
                <w:sz w:val="21"/>
                <w:szCs w:val="21"/>
                <w:lang w:val="en-US" w:eastAsia="zh-CN" w:bidi="ar"/>
                <w:woUserID w:val="2"/>
              </w:rPr>
              <w:t>duration of use</w:t>
            </w:r>
            <w:r>
              <w:rPr>
                <w:rFonts w:hint="default" w:ascii="Times New Roman" w:hAnsi="Times New Roman" w:eastAsia="宋体" w:cs="Times New Roman"/>
                <w:kern w:val="0"/>
                <w:sz w:val="21"/>
                <w:szCs w:val="21"/>
                <w:lang w:val="en-US" w:eastAsia="zh-CN" w:bidi="ar"/>
                <w:woUserID w:val="2"/>
              </w:rPr>
              <w:t xml:space="preserve">, </w:t>
            </w:r>
            <w:r>
              <w:rPr>
                <w:rFonts w:hint="eastAsia" w:ascii="Times New Roman" w:hAnsi="Times New Roman" w:cs="Times New Roman"/>
                <w:kern w:val="0"/>
                <w:sz w:val="21"/>
                <w:szCs w:val="21"/>
                <w:lang w:val="en-US" w:eastAsia="zh-CN" w:bidi="ar"/>
                <w:woUserID w:val="2"/>
              </w:rPr>
              <w:t>leak</w:t>
            </w:r>
            <w:r>
              <w:rPr>
                <w:rFonts w:hint="default" w:ascii="Times New Roman" w:hAnsi="Times New Roman" w:eastAsia="宋体" w:cs="Times New Roman"/>
                <w:kern w:val="0"/>
                <w:sz w:val="21"/>
                <w:szCs w:val="21"/>
                <w:lang w:val="en-US" w:eastAsia="zh-CN" w:bidi="ar"/>
                <w:woUserID w:val="2"/>
              </w:rPr>
              <w:t xml:space="preserve">, pressure, AHI, </w:t>
            </w:r>
            <w:r>
              <w:rPr>
                <w:rFonts w:hint="eastAsia" w:ascii="Times New Roman" w:hAnsi="Times New Roman" w:cs="Times New Roman"/>
                <w:kern w:val="0"/>
                <w:sz w:val="21"/>
                <w:szCs w:val="21"/>
                <w:lang w:val="en-US" w:eastAsia="zh" w:bidi="ar"/>
                <w:woUserID w:val="2"/>
              </w:rPr>
              <w:t>SPO2</w:t>
            </w:r>
            <w:r>
              <w:rPr>
                <w:rFonts w:hint="default" w:ascii="Times New Roman" w:hAnsi="Times New Roman" w:eastAsia="宋体" w:cs="Times New Roman"/>
                <w:kern w:val="0"/>
                <w:sz w:val="21"/>
                <w:szCs w:val="21"/>
                <w:lang w:val="en-US" w:eastAsia="zh-CN" w:bidi="ar"/>
                <w:woUserID w:val="2"/>
              </w:rPr>
              <w:t>, pulse rate PR)</w:t>
            </w:r>
            <w:r>
              <w:rPr>
                <w:rFonts w:hint="default" w:ascii="Times New Roman" w:hAnsi="Times New Roman" w:cs="Times New Roman"/>
                <w:kern w:val="0"/>
                <w:sz w:val="21"/>
                <w:szCs w:val="21"/>
                <w:lang w:val="en-US" w:eastAsia="zh" w:bidi="ar"/>
                <w:woUserID w:val="2"/>
              </w:rPr>
              <w:t xml:space="preserve">. </w:t>
            </w:r>
            <w:r>
              <w:rPr>
                <w:rFonts w:hint="default" w:ascii="Times New Roman" w:hAnsi="Times New Roman" w:eastAsia="宋体" w:cs="Times New Roman"/>
                <w:kern w:val="0"/>
                <w:sz w:val="21"/>
                <w:szCs w:val="21"/>
                <w:lang w:val="en-US" w:eastAsia="zh-CN" w:bidi="ar"/>
                <w:woUserID w:val="2"/>
              </w:rPr>
              <w:t>Current device's basic information and parameter information, modify parameter settings, view log status.</w:t>
            </w:r>
            <w:r>
              <w:rPr>
                <w:rFonts w:hint="default" w:ascii="Times New Roman" w:hAnsi="Times New Roman" w:cs="Times New Roman"/>
                <w:kern w:val="0"/>
                <w:sz w:val="21"/>
                <w:szCs w:val="21"/>
                <w:lang w:val="en-US" w:eastAsia="zh" w:bidi="ar"/>
                <w:woUserID w:val="2"/>
              </w:rPr>
              <w:t xml:space="preserve"> Add, edit, delete follow-up records.</w:t>
            </w:r>
          </w:p>
        </w:tc>
      </w:tr>
      <w:tr w14:paraId="7D8BD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7" w:type="dxa"/>
            <w:vAlign w:val="center"/>
          </w:tcPr>
          <w:p w14:paraId="7B336300">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color w:val="auto"/>
                <w:sz w:val="21"/>
                <w:szCs w:val="21"/>
                <w:highlight w:val="none"/>
              </w:rPr>
            </w:pPr>
            <w:r>
              <w:rPr>
                <w:rFonts w:hint="default" w:ascii="Times New Roman" w:hAnsi="Times New Roman" w:cs="Times New Roman"/>
                <w:color w:val="auto"/>
                <w:sz w:val="21"/>
                <w:szCs w:val="21"/>
              </w:rPr>
              <w:t>Device</w:t>
            </w:r>
          </w:p>
        </w:tc>
        <w:tc>
          <w:tcPr>
            <w:tcW w:w="1839" w:type="dxa"/>
            <w:vAlign w:val="center"/>
          </w:tcPr>
          <w:p w14:paraId="65B65BC2">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color w:val="auto"/>
                <w:sz w:val="21"/>
                <w:szCs w:val="21"/>
                <w:highlight w:val="none"/>
              </w:rPr>
            </w:pPr>
            <w:r>
              <w:rPr>
                <w:rFonts w:hint="default" w:ascii="Times New Roman" w:hAnsi="Times New Roman" w:cs="Times New Roman"/>
                <w:kern w:val="0"/>
                <w:sz w:val="21"/>
                <w:szCs w:val="21"/>
                <w:lang w:val="en-US" w:eastAsia="zh" w:bidi="ar"/>
                <w:woUserID w:val="2"/>
              </w:rPr>
              <w:t>Device list</w:t>
            </w:r>
          </w:p>
        </w:tc>
        <w:tc>
          <w:tcPr>
            <w:tcW w:w="6292" w:type="dxa"/>
            <w:vAlign w:val="center"/>
          </w:tcPr>
          <w:p w14:paraId="1935035A">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宋体"/>
                <w:color w:val="auto"/>
                <w:sz w:val="21"/>
                <w:szCs w:val="21"/>
                <w:highlight w:val="none"/>
              </w:rPr>
            </w:pPr>
            <w:r>
              <w:rPr>
                <w:rFonts w:hint="default" w:ascii="Times New Roman" w:hAnsi="Times New Roman" w:cs="Times New Roman"/>
                <w:kern w:val="0"/>
                <w:sz w:val="21"/>
                <w:szCs w:val="21"/>
                <w:lang w:val="en-US" w:eastAsia="zh" w:bidi="ar"/>
                <w:woUserID w:val="2"/>
              </w:rPr>
              <w:t>View device information.</w:t>
            </w:r>
          </w:p>
        </w:tc>
      </w:tr>
      <w:tr w14:paraId="0FE9C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7" w:type="dxa"/>
            <w:vAlign w:val="center"/>
          </w:tcPr>
          <w:p w14:paraId="1AD6D888">
            <w:pPr>
              <w:keepNext w:val="0"/>
              <w:keepLines w:val="0"/>
              <w:widowControl/>
              <w:suppressLineNumbers w:val="0"/>
              <w:spacing w:before="0" w:beforeAutospacing="0" w:after="0" w:afterAutospacing="0"/>
              <w:ind w:left="0" w:leftChars="0" w:right="0" w:rightChars="0" w:firstLine="0" w:firstLineChars="0"/>
              <w:jc w:val="center"/>
              <w:rPr>
                <w:rFonts w:hint="default" w:ascii="Times New Roman" w:hAnsi="Times New Roman" w:eastAsia="宋体"/>
                <w:color w:val="auto"/>
                <w:sz w:val="21"/>
                <w:szCs w:val="21"/>
                <w:highlight w:val="none"/>
              </w:rPr>
            </w:pPr>
            <w:r>
              <w:rPr>
                <w:rFonts w:hint="default" w:ascii="Times New Roman" w:hAnsi="Times New Roman" w:cs="Times New Roman"/>
                <w:color w:val="auto"/>
                <w:sz w:val="21"/>
                <w:szCs w:val="21"/>
              </w:rPr>
              <w:t>Organization</w:t>
            </w:r>
          </w:p>
        </w:tc>
        <w:tc>
          <w:tcPr>
            <w:tcW w:w="1839" w:type="dxa"/>
            <w:vAlign w:val="center"/>
          </w:tcPr>
          <w:p w14:paraId="32676EC6">
            <w:pPr>
              <w:pStyle w:val="20"/>
              <w:keepNext w:val="0"/>
              <w:keepLines w:val="0"/>
              <w:widowControl/>
              <w:suppressLineNumbers w:val="0"/>
              <w:spacing w:before="0" w:beforeAutospacing="1" w:after="0" w:afterAutospacing="1"/>
              <w:ind w:left="0" w:leftChars="0" w:right="0" w:rightChars="0" w:firstLine="0" w:firstLineChars="0"/>
              <w:jc w:val="left"/>
              <w:rPr>
                <w:rFonts w:hint="default" w:ascii="Times New Roman" w:hAnsi="Times New Roman" w:eastAsia="宋体"/>
                <w:color w:val="auto"/>
                <w:sz w:val="21"/>
                <w:szCs w:val="21"/>
                <w:highlight w:val="none"/>
              </w:rPr>
            </w:pPr>
            <w:r>
              <w:rPr>
                <w:rFonts w:hint="default" w:ascii="Times New Roman" w:hAnsi="Times New Roman" w:cs="Times New Roman"/>
                <w:kern w:val="0"/>
                <w:sz w:val="21"/>
                <w:szCs w:val="21"/>
                <w:lang w:val="en-US" w:eastAsia="zh" w:bidi="ar"/>
                <w:woUserID w:val="2"/>
              </w:rPr>
              <w:t>Distributor list, account list, device list</w:t>
            </w:r>
          </w:p>
        </w:tc>
        <w:tc>
          <w:tcPr>
            <w:tcW w:w="6292" w:type="dxa"/>
            <w:vAlign w:val="center"/>
          </w:tcPr>
          <w:p w14:paraId="31211144">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宋体"/>
                <w:color w:val="auto"/>
                <w:sz w:val="21"/>
                <w:szCs w:val="21"/>
                <w:highlight w:val="none"/>
              </w:rPr>
            </w:pPr>
            <w:r>
              <w:rPr>
                <w:rFonts w:hint="default" w:ascii="Times New Roman" w:hAnsi="Times New Roman" w:eastAsia="宋体" w:cs="Times New Roman"/>
                <w:color w:val="auto"/>
                <w:sz w:val="21"/>
                <w:szCs w:val="21"/>
                <w:lang w:eastAsia="zh-CN"/>
                <w:woUserID w:val="2"/>
              </w:rPr>
              <w:t>Search and view device information.</w:t>
            </w:r>
            <w:r>
              <w:rPr>
                <w:rFonts w:hint="default" w:ascii="Times New Roman" w:hAnsi="Times New Roman" w:cs="Times New Roman"/>
                <w:color w:val="auto"/>
                <w:sz w:val="21"/>
                <w:szCs w:val="21"/>
                <w:lang w:eastAsia="zh"/>
                <w:woUserID w:val="2"/>
              </w:rPr>
              <w:t xml:space="preserve"> </w:t>
            </w:r>
            <w:r>
              <w:rPr>
                <w:rFonts w:hint="default" w:ascii="Times New Roman" w:hAnsi="Times New Roman" w:eastAsia="宋体" w:cs="Times New Roman"/>
                <w:color w:val="auto"/>
                <w:sz w:val="21"/>
                <w:szCs w:val="21"/>
                <w:lang w:eastAsia="zh-CN"/>
                <w:woUserID w:val="2"/>
              </w:rPr>
              <w:t>Maintain and edit organizational information.</w:t>
            </w:r>
            <w:r>
              <w:rPr>
                <w:rFonts w:hint="default" w:ascii="Times New Roman" w:hAnsi="Times New Roman" w:cs="Times New Roman"/>
                <w:color w:val="auto"/>
                <w:sz w:val="21"/>
                <w:szCs w:val="21"/>
                <w:lang w:eastAsia="zh"/>
                <w:woUserID w:val="2"/>
              </w:rPr>
              <w:t xml:space="preserve"> </w:t>
            </w:r>
            <w:r>
              <w:rPr>
                <w:rFonts w:hint="default" w:ascii="Times New Roman" w:hAnsi="Times New Roman" w:eastAsia="宋体" w:cs="Times New Roman"/>
                <w:color w:val="auto"/>
                <w:sz w:val="21"/>
                <w:szCs w:val="21"/>
                <w:lang w:eastAsia="zh-CN"/>
                <w:woUserID w:val="2"/>
              </w:rPr>
              <w:t xml:space="preserve">Add and view associated </w:t>
            </w:r>
            <w:r>
              <w:rPr>
                <w:rFonts w:hint="eastAsia" w:ascii="Times New Roman" w:hAnsi="Times New Roman" w:cs="Times New Roman"/>
                <w:color w:val="auto"/>
                <w:sz w:val="21"/>
                <w:szCs w:val="21"/>
                <w:lang w:eastAsia="zh"/>
                <w:woUserID w:val="2"/>
              </w:rPr>
              <w:t>physician</w:t>
            </w:r>
            <w:r>
              <w:rPr>
                <w:rFonts w:hint="default" w:ascii="Times New Roman" w:hAnsi="Times New Roman" w:eastAsia="宋体" w:cs="Times New Roman"/>
                <w:color w:val="auto"/>
                <w:sz w:val="21"/>
                <w:szCs w:val="21"/>
                <w:lang w:eastAsia="zh-CN"/>
                <w:woUserID w:val="2"/>
              </w:rPr>
              <w:t xml:space="preserve">s, </w:t>
            </w:r>
            <w:r>
              <w:rPr>
                <w:rFonts w:hint="default" w:ascii="Times New Roman" w:hAnsi="Times New Roman" w:cs="Times New Roman"/>
                <w:color w:val="auto"/>
                <w:sz w:val="21"/>
                <w:szCs w:val="21"/>
                <w:lang w:eastAsia="zh-CN"/>
                <w:woUserID w:val="2"/>
              </w:rPr>
              <w:t>unbind</w:t>
            </w:r>
            <w:r>
              <w:rPr>
                <w:rFonts w:hint="eastAsia" w:ascii="Times New Roman" w:hAnsi="Times New Roman" w:cs="Times New Roman"/>
                <w:color w:val="auto"/>
                <w:sz w:val="21"/>
                <w:szCs w:val="21"/>
                <w:lang w:eastAsia="zh"/>
                <w:woUserID w:val="2"/>
              </w:rPr>
              <w:t>, f</w:t>
            </w:r>
            <w:r>
              <w:rPr>
                <w:rFonts w:hint="default" w:ascii="Times New Roman" w:hAnsi="Times New Roman" w:eastAsia="宋体" w:cs="Times New Roman"/>
                <w:color w:val="auto"/>
                <w:sz w:val="21"/>
                <w:szCs w:val="21"/>
                <w:lang w:eastAsia="zh-CN"/>
                <w:woUserID w:val="2"/>
              </w:rPr>
              <w:t>ilter, view</w:t>
            </w:r>
            <w:r>
              <w:rPr>
                <w:rFonts w:hint="eastAsia" w:ascii="Times New Roman" w:hAnsi="Times New Roman" w:cs="Times New Roman"/>
                <w:color w:val="auto"/>
                <w:sz w:val="21"/>
                <w:szCs w:val="21"/>
                <w:lang w:eastAsia="zh"/>
                <w:woUserID w:val="2"/>
              </w:rPr>
              <w:t>. M</w:t>
            </w:r>
            <w:r>
              <w:rPr>
                <w:rFonts w:hint="default" w:ascii="Times New Roman" w:hAnsi="Times New Roman" w:eastAsia="宋体" w:cs="Times New Roman"/>
                <w:color w:val="auto"/>
                <w:sz w:val="21"/>
                <w:szCs w:val="21"/>
                <w:lang w:eastAsia="zh-CN"/>
                <w:woUserID w:val="2"/>
              </w:rPr>
              <w:t>anage distributor</w:t>
            </w:r>
            <w:r>
              <w:rPr>
                <w:rFonts w:hint="default" w:ascii="Times New Roman" w:hAnsi="Times New Roman" w:cs="Times New Roman"/>
                <w:color w:val="auto"/>
                <w:sz w:val="21"/>
                <w:szCs w:val="21"/>
                <w:lang w:eastAsia="zh"/>
                <w:woUserID w:val="2"/>
              </w:rPr>
              <w:t xml:space="preserve"> and hospital</w:t>
            </w:r>
            <w:r>
              <w:rPr>
                <w:rFonts w:hint="default" w:ascii="Times New Roman" w:hAnsi="Times New Roman" w:eastAsia="宋体" w:cs="Times New Roman"/>
                <w:color w:val="auto"/>
                <w:sz w:val="21"/>
                <w:szCs w:val="21"/>
                <w:lang w:eastAsia="zh-CN"/>
                <w:woUserID w:val="2"/>
              </w:rPr>
              <w:t xml:space="preserve"> information</w:t>
            </w:r>
            <w:r>
              <w:rPr>
                <w:rFonts w:hint="default" w:ascii="Times New Roman" w:hAnsi="Times New Roman" w:cs="Times New Roman"/>
                <w:color w:val="auto"/>
                <w:sz w:val="21"/>
                <w:szCs w:val="21"/>
                <w:lang w:eastAsia="zh"/>
                <w:woUserID w:val="2"/>
              </w:rPr>
              <w:t xml:space="preserve">. </w:t>
            </w:r>
            <w:r>
              <w:rPr>
                <w:rFonts w:hint="default" w:ascii="Times New Roman" w:hAnsi="Times New Roman" w:eastAsia="宋体" w:cs="Times New Roman"/>
                <w:color w:val="auto"/>
                <w:sz w:val="21"/>
                <w:szCs w:val="21"/>
                <w:lang w:eastAsia="zh-CN"/>
                <w:woUserID w:val="2"/>
              </w:rPr>
              <w:t>Edit, delete accounts and reset passwords.</w:t>
            </w:r>
          </w:p>
        </w:tc>
      </w:tr>
      <w:tr w14:paraId="4F09F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7" w:type="dxa"/>
            <w:vAlign w:val="center"/>
          </w:tcPr>
          <w:p w14:paraId="314087E5">
            <w:pPr>
              <w:keepNext w:val="0"/>
              <w:keepLines w:val="0"/>
              <w:widowControl/>
              <w:suppressLineNumbers w:val="0"/>
              <w:spacing w:before="0" w:beforeAutospacing="0" w:after="0" w:afterAutospacing="0"/>
              <w:ind w:left="0" w:leftChars="0" w:right="0" w:rightChars="0" w:firstLine="0" w:firstLineChars="0"/>
              <w:jc w:val="center"/>
              <w:rPr>
                <w:rFonts w:hint="default" w:ascii="Times New Roman" w:hAnsi="Times New Roman" w:eastAsia="宋体"/>
                <w:color w:val="auto"/>
                <w:sz w:val="21"/>
                <w:szCs w:val="21"/>
                <w:highlight w:val="none"/>
                <w:lang w:val="en-US" w:eastAsia="zh-CN"/>
              </w:rPr>
            </w:pPr>
            <w:bookmarkStart w:id="63" w:name="_Toc28645534"/>
            <w:bookmarkStart w:id="64" w:name="_Toc481656606"/>
            <w:bookmarkStart w:id="65" w:name="_Toc403563818"/>
            <w:bookmarkStart w:id="66" w:name="_Toc364164451"/>
            <w:bookmarkStart w:id="67" w:name="_Toc365030985"/>
            <w:bookmarkStart w:id="68" w:name="_Toc11837"/>
            <w:r>
              <w:rPr>
                <w:rFonts w:hint="default" w:ascii="Times New Roman" w:hAnsi="Times New Roman" w:cs="Times New Roman"/>
                <w:color w:val="auto"/>
                <w:sz w:val="21"/>
                <w:szCs w:val="21"/>
              </w:rPr>
              <w:t xml:space="preserve">Personal </w:t>
            </w:r>
            <w:r>
              <w:rPr>
                <w:rFonts w:hint="default" w:ascii="Times New Roman" w:hAnsi="Times New Roman" w:cs="Times New Roman"/>
                <w:color w:val="auto"/>
                <w:sz w:val="21"/>
                <w:szCs w:val="21"/>
                <w:lang w:eastAsia="zh"/>
                <w:woUserID w:val="2"/>
              </w:rPr>
              <w:t>c</w:t>
            </w:r>
            <w:r>
              <w:rPr>
                <w:rFonts w:hint="default" w:ascii="Times New Roman" w:hAnsi="Times New Roman" w:cs="Times New Roman"/>
                <w:color w:val="auto"/>
                <w:sz w:val="21"/>
                <w:szCs w:val="21"/>
              </w:rPr>
              <w:t>enter</w:t>
            </w:r>
          </w:p>
        </w:tc>
        <w:tc>
          <w:tcPr>
            <w:tcW w:w="1839" w:type="dxa"/>
            <w:vAlign w:val="center"/>
          </w:tcPr>
          <w:p w14:paraId="1420EEE6">
            <w:pPr>
              <w:pStyle w:val="20"/>
              <w:keepNext w:val="0"/>
              <w:keepLines w:val="0"/>
              <w:widowControl/>
              <w:suppressLineNumbers w:val="0"/>
              <w:spacing w:before="0" w:beforeAutospacing="1" w:after="0" w:afterAutospacing="1"/>
              <w:ind w:left="0" w:leftChars="0" w:right="0" w:rightChars="0" w:firstLine="0" w:firstLineChars="0"/>
              <w:jc w:val="left"/>
              <w:rPr>
                <w:rFonts w:hint="default" w:ascii="Times New Roman" w:hAnsi="Times New Roman" w:eastAsia="宋体"/>
                <w:color w:val="auto"/>
                <w:sz w:val="21"/>
                <w:szCs w:val="21"/>
                <w:highlight w:val="none"/>
                <w:lang w:eastAsia="zh"/>
                <w:woUserID w:val="1"/>
              </w:rPr>
            </w:pPr>
            <w:r>
              <w:rPr>
                <w:rFonts w:hint="default" w:ascii="Times New Roman" w:hAnsi="Times New Roman" w:cs="Times New Roman"/>
                <w:kern w:val="0"/>
                <w:sz w:val="21"/>
                <w:szCs w:val="21"/>
                <w:lang w:val="en-US" w:eastAsia="zh" w:bidi="ar"/>
                <w:woUserID w:val="2"/>
              </w:rPr>
              <w:t>Maintain and view personal information</w:t>
            </w:r>
            <w:r>
              <w:rPr>
                <w:rFonts w:hint="eastAsia" w:ascii="Times New Roman" w:hAnsi="Times New Roman" w:cs="Times New Roman"/>
                <w:kern w:val="0"/>
                <w:sz w:val="21"/>
                <w:szCs w:val="21"/>
                <w:lang w:val="en-US" w:eastAsia="zh" w:bidi="ar"/>
                <w:woUserID w:val="2"/>
              </w:rPr>
              <w:t>, user manual, about, feedback</w:t>
            </w:r>
          </w:p>
        </w:tc>
        <w:tc>
          <w:tcPr>
            <w:tcW w:w="6292" w:type="dxa"/>
            <w:vAlign w:val="center"/>
          </w:tcPr>
          <w:p w14:paraId="6A3784E0">
            <w:pPr>
              <w:pStyle w:val="20"/>
              <w:keepNext w:val="0"/>
              <w:keepLines w:val="0"/>
              <w:widowControl/>
              <w:suppressLineNumbers w:val="0"/>
              <w:spacing w:before="0" w:beforeAutospacing="0" w:after="0" w:afterAutospacing="0"/>
              <w:ind w:left="0" w:leftChars="0" w:right="0" w:rightChars="0" w:firstLine="0" w:firstLineChars="0"/>
              <w:jc w:val="left"/>
              <w:rPr>
                <w:rFonts w:hint="default" w:ascii="Times New Roman" w:hAnsi="Times New Roman" w:eastAsia="宋体"/>
                <w:color w:val="auto"/>
                <w:sz w:val="21"/>
                <w:szCs w:val="21"/>
                <w:highlight w:val="none"/>
              </w:rPr>
            </w:pPr>
            <w:r>
              <w:rPr>
                <w:rFonts w:hint="default" w:ascii="Times New Roman" w:hAnsi="Times New Roman" w:eastAsia="宋体" w:cs="Times New Roman"/>
                <w:kern w:val="0"/>
                <w:sz w:val="21"/>
                <w:szCs w:val="21"/>
                <w:lang w:val="en-US" w:eastAsia="zh-CN" w:bidi="ar"/>
                <w:woUserID w:val="2"/>
              </w:rPr>
              <w:t>View and maintain personal information, view organizational information, user manual, about page, and submit feedback</w:t>
            </w:r>
          </w:p>
        </w:tc>
      </w:tr>
      <w:bookmarkEnd w:id="63"/>
      <w:bookmarkEnd w:id="64"/>
      <w:bookmarkEnd w:id="65"/>
      <w:bookmarkEnd w:id="66"/>
      <w:bookmarkEnd w:id="67"/>
      <w:bookmarkEnd w:id="68"/>
    </w:tbl>
    <w:p w14:paraId="45FC9A62">
      <w:pPr>
        <w:pStyle w:val="3"/>
        <w:rPr>
          <w:rFonts w:ascii="Times New Roman" w:hAnsi="Times New Roman" w:eastAsia="宋体"/>
          <w:color w:val="auto"/>
          <w:highlight w:val="none"/>
        </w:rPr>
      </w:pPr>
      <w:bookmarkStart w:id="69" w:name="_Toc5572"/>
      <w:bookmarkStart w:id="70" w:name="_Toc9333"/>
      <w:r>
        <w:rPr>
          <w:rFonts w:hint="eastAsia" w:ascii="Times New Roman" w:hAnsi="Times New Roman" w:eastAsia="宋体"/>
          <w:color w:val="auto"/>
          <w:highlight w:val="none"/>
        </w:rPr>
        <w:t>Market assessment</w:t>
      </w:r>
      <w:bookmarkEnd w:id="69"/>
      <w:bookmarkEnd w:id="70"/>
    </w:p>
    <w:p w14:paraId="47D7090E">
      <w:pPr>
        <w:pStyle w:val="4"/>
        <w:rPr>
          <w:rFonts w:ascii="Times New Roman" w:hAnsi="Times New Roman" w:eastAsia="宋体"/>
          <w:color w:val="auto"/>
          <w:highlight w:val="none"/>
        </w:rPr>
      </w:pPr>
      <w:bookmarkStart w:id="71" w:name="_Toc22252"/>
      <w:bookmarkStart w:id="72" w:name="_Toc22522"/>
      <w:r>
        <w:rPr>
          <w:rFonts w:hint="eastAsia" w:ascii="Times New Roman" w:hAnsi="Times New Roman" w:eastAsia="宋体"/>
          <w:color w:val="auto"/>
          <w:highlight w:val="none"/>
        </w:rPr>
        <w:t>Clinical application and value</w:t>
      </w:r>
      <w:bookmarkEnd w:id="71"/>
      <w:bookmarkEnd w:id="72"/>
    </w:p>
    <w:p w14:paraId="50BC6249">
      <w:pPr>
        <w:spacing w:line="440" w:lineRule="exact"/>
        <w:ind w:firstLine="420" w:firstLineChars="200"/>
        <w:rPr>
          <w:rFonts w:ascii="Times New Roman" w:hAnsi="Times New Roman" w:eastAsia="宋体"/>
          <w:color w:val="auto"/>
          <w:sz w:val="21"/>
          <w:szCs w:val="21"/>
          <w:highlight w:val="none"/>
        </w:rPr>
      </w:pPr>
      <w:del w:id="130" w:author="李雅静" w:date="2025-11-20T11:13:23Z">
        <w:r>
          <w:rPr>
            <w:rFonts w:hint="eastAsia" w:ascii="Times New Roman" w:hAnsi="Times New Roman" w:eastAsia="宋体"/>
            <w:color w:val="auto"/>
            <w:sz w:val="21"/>
            <w:szCs w:val="21"/>
            <w:highlight w:val="none"/>
          </w:rPr>
          <w:delText>Breathcare</w:delText>
        </w:r>
      </w:del>
      <w:ins w:id="131" w:author="李雅静" w:date="2025-11-20T11:13:23Z">
        <w:r>
          <w:rPr>
            <w:rFonts w:hint="eastAsia" w:ascii="Times New Roman" w:hAnsi="Times New Roman"/>
            <w:color w:val="auto"/>
            <w:sz w:val="21"/>
            <w:szCs w:val="21"/>
            <w:highlight w:val="none"/>
            <w:lang w:eastAsia="zh-CN"/>
          </w:rPr>
          <w:t>BreathCare</w:t>
        </w:r>
      </w:ins>
      <w:r>
        <w:rPr>
          <w:rFonts w:hint="eastAsia" w:ascii="Times New Roman" w:hAnsi="Times New Roman" w:eastAsia="宋体"/>
          <w:color w:val="auto"/>
          <w:sz w:val="21"/>
          <w:szCs w:val="21"/>
          <w:highlight w:val="none"/>
        </w:rPr>
        <w:t xml:space="preserve"> Management System, combined with Yuwell ventilator equipment, aims at helping physicians provide data support for patients' diagnosis and treatment, and help service providers track users' device usage and provide management basis. After the patient uses the device, the data is transmitted from the device to clinicians or service providers through the cloud. Physicians and service providers view the user's use of the device and data reports through </w:t>
      </w:r>
      <w:del w:id="132" w:author="李雅静" w:date="2025-11-20T11:13:25Z">
        <w:r>
          <w:rPr>
            <w:rFonts w:hint="eastAsia" w:ascii="Times New Roman" w:hAnsi="Times New Roman" w:eastAsia="宋体"/>
            <w:color w:val="auto"/>
            <w:sz w:val="21"/>
            <w:szCs w:val="21"/>
            <w:highlight w:val="none"/>
          </w:rPr>
          <w:delText>Breathcare</w:delText>
        </w:r>
      </w:del>
      <w:ins w:id="133" w:author="李雅静" w:date="2025-11-20T11:13:25Z">
        <w:r>
          <w:rPr>
            <w:rFonts w:hint="eastAsia" w:ascii="Times New Roman" w:hAnsi="Times New Roman"/>
            <w:color w:val="auto"/>
            <w:sz w:val="21"/>
            <w:szCs w:val="21"/>
            <w:highlight w:val="none"/>
            <w:lang w:eastAsia="zh-CN"/>
          </w:rPr>
          <w:t>BreathCare</w:t>
        </w:r>
      </w:ins>
      <w:r>
        <w:rPr>
          <w:rFonts w:hint="eastAsia" w:ascii="Times New Roman" w:hAnsi="Times New Roman" w:eastAsia="宋体"/>
          <w:color w:val="auto"/>
          <w:sz w:val="21"/>
          <w:szCs w:val="21"/>
          <w:highlight w:val="none"/>
        </w:rPr>
        <w:t xml:space="preserve"> Management System, conduct follow-up management, and help patients adjust the use parameters of the device through remote settings.</w:t>
      </w:r>
    </w:p>
    <w:p w14:paraId="050E985C">
      <w:pPr>
        <w:ind w:firstLine="360"/>
        <w:rPr>
          <w:rFonts w:ascii="Times New Roman" w:hAnsi="Times New Roman" w:eastAsia="宋体"/>
          <w:i/>
          <w:iCs/>
          <w:color w:val="auto"/>
          <w:highlight w:val="none"/>
        </w:rPr>
      </w:pPr>
    </w:p>
    <w:bookmarkEnd w:id="49"/>
    <w:bookmarkEnd w:id="50"/>
    <w:p w14:paraId="1E57C77C">
      <w:pPr>
        <w:pStyle w:val="2"/>
        <w:rPr>
          <w:rFonts w:ascii="Times New Roman" w:hAnsi="Times New Roman" w:eastAsia="宋体"/>
          <w:color w:val="auto"/>
          <w:highlight w:val="none"/>
        </w:rPr>
      </w:pPr>
      <w:bookmarkStart w:id="73" w:name="_Toc23991"/>
      <w:bookmarkStart w:id="74" w:name="_Toc31999"/>
      <w:r>
        <w:rPr>
          <w:rFonts w:hint="eastAsia" w:ascii="Times New Roman" w:hAnsi="Times New Roman" w:eastAsia="宋体"/>
          <w:color w:val="auto"/>
          <w:highlight w:val="none"/>
        </w:rPr>
        <w:t>Specification</w:t>
      </w:r>
      <w:bookmarkEnd w:id="73"/>
      <w:bookmarkEnd w:id="74"/>
    </w:p>
    <w:tbl>
      <w:tblPr>
        <w:tblStyle w:val="24"/>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
        <w:gridCol w:w="980"/>
        <w:gridCol w:w="6"/>
        <w:gridCol w:w="1392"/>
        <w:gridCol w:w="6"/>
        <w:gridCol w:w="3122"/>
        <w:gridCol w:w="6"/>
        <w:gridCol w:w="1409"/>
        <w:gridCol w:w="787"/>
        <w:gridCol w:w="1007"/>
        <w:gridCol w:w="1234"/>
        <w:gridCol w:w="6"/>
      </w:tblGrid>
      <w:tr w14:paraId="5BA24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567" w:hRule="atLeast"/>
          <w:jc w:val="center"/>
        </w:trPr>
        <w:tc>
          <w:tcPr>
            <w:tcW w:w="986" w:type="dxa"/>
            <w:gridSpan w:val="2"/>
            <w:shd w:val="clear" w:color="auto" w:fill="A8A8A8"/>
            <w:vAlign w:val="center"/>
          </w:tcPr>
          <w:p w14:paraId="0288BF4E">
            <w:pPr>
              <w:keepNext w:val="0"/>
              <w:keepLines w:val="0"/>
              <w:widowControl/>
              <w:suppressLineNumbers w:val="0"/>
              <w:spacing w:before="0" w:beforeAutospacing="0" w:after="0" w:afterAutospacing="0" w:line="0" w:lineRule="atLeast"/>
              <w:ind w:left="0" w:leftChars="0" w:right="0" w:rightChars="0"/>
              <w:jc w:val="center"/>
              <w:rPr>
                <w:rFonts w:hint="default" w:ascii="Times New Roman" w:hAnsi="Times New Roman" w:eastAsia="宋体" w:cs="Times New Roman"/>
                <w:b/>
                <w:color w:val="auto"/>
                <w:sz w:val="21"/>
                <w:szCs w:val="21"/>
                <w:highlight w:val="none"/>
                <w:lang w:val="en-US" w:eastAsia="zh-CN"/>
              </w:rPr>
            </w:pPr>
            <w:r>
              <w:rPr>
                <w:rFonts w:hint="default" w:ascii="Times New Roman" w:hAnsi="Times New Roman" w:cs="Times New Roman" w:eastAsiaTheme="minorEastAsia"/>
                <w:b/>
                <w:color w:val="auto"/>
                <w:sz w:val="21"/>
                <w:szCs w:val="21"/>
              </w:rPr>
              <w:t>ID</w:t>
            </w:r>
          </w:p>
        </w:tc>
        <w:tc>
          <w:tcPr>
            <w:tcW w:w="1398" w:type="dxa"/>
            <w:gridSpan w:val="2"/>
            <w:shd w:val="clear" w:color="auto" w:fill="A8A8A8"/>
            <w:vAlign w:val="center"/>
          </w:tcPr>
          <w:p w14:paraId="50006036">
            <w:pPr>
              <w:keepNext w:val="0"/>
              <w:keepLines w:val="0"/>
              <w:widowControl/>
              <w:suppressLineNumbers w:val="0"/>
              <w:spacing w:before="0" w:beforeAutospacing="0" w:after="0" w:afterAutospacing="0" w:line="0" w:lineRule="atLeast"/>
              <w:ind w:left="0" w:leftChars="0" w:right="0" w:rightChars="0"/>
              <w:jc w:val="center"/>
              <w:rPr>
                <w:rFonts w:hint="default" w:ascii="Times New Roman" w:hAnsi="Times New Roman" w:eastAsia="宋体" w:cs="Times New Roman"/>
                <w:b/>
                <w:color w:val="auto"/>
                <w:sz w:val="21"/>
                <w:szCs w:val="21"/>
                <w:highlight w:val="none"/>
                <w:lang w:val="en-US" w:eastAsia="zh-CN"/>
              </w:rPr>
            </w:pPr>
            <w:r>
              <w:rPr>
                <w:rFonts w:hint="default" w:ascii="Times New Roman" w:hAnsi="Times New Roman" w:cs="Times New Roman" w:eastAsiaTheme="minorEastAsia"/>
                <w:b/>
                <w:color w:val="auto"/>
                <w:sz w:val="21"/>
                <w:szCs w:val="21"/>
              </w:rPr>
              <w:t>Title</w:t>
            </w:r>
          </w:p>
        </w:tc>
        <w:tc>
          <w:tcPr>
            <w:tcW w:w="3128" w:type="dxa"/>
            <w:gridSpan w:val="2"/>
            <w:shd w:val="clear" w:color="auto" w:fill="A8A8A8"/>
            <w:vAlign w:val="center"/>
          </w:tcPr>
          <w:p w14:paraId="469380E2">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cs="Times New Roman"/>
                <w:b/>
                <w:color w:val="auto"/>
                <w:sz w:val="21"/>
                <w:szCs w:val="21"/>
                <w:highlight w:val="none"/>
              </w:rPr>
            </w:pPr>
            <w:r>
              <w:rPr>
                <w:rFonts w:hint="default" w:ascii="Times New Roman" w:hAnsi="Times New Roman" w:cs="Times New Roman"/>
                <w:b/>
                <w:bCs/>
                <w:color w:val="auto"/>
                <w:sz w:val="21"/>
                <w:szCs w:val="21"/>
                <w:lang w:eastAsia="zh"/>
              </w:rPr>
              <w:t>Description</w:t>
            </w:r>
          </w:p>
        </w:tc>
        <w:tc>
          <w:tcPr>
            <w:tcW w:w="1415" w:type="dxa"/>
            <w:gridSpan w:val="2"/>
            <w:shd w:val="clear" w:color="auto" w:fill="A8A8A8"/>
            <w:vAlign w:val="center"/>
          </w:tcPr>
          <w:p w14:paraId="4EF9EE0B">
            <w:pPr>
              <w:keepNext w:val="0"/>
              <w:keepLines w:val="0"/>
              <w:widowControl/>
              <w:suppressLineNumbers w:val="0"/>
              <w:spacing w:before="0" w:beforeAutospacing="0" w:after="0" w:afterAutospacing="0" w:line="0" w:lineRule="atLeast"/>
              <w:ind w:left="0" w:leftChars="0" w:right="0" w:rightChars="0"/>
              <w:jc w:val="center"/>
              <w:rPr>
                <w:rFonts w:hint="default" w:ascii="Times New Roman" w:hAnsi="Times New Roman" w:eastAsia="宋体" w:cs="Times New Roman"/>
                <w:b/>
                <w:color w:val="auto"/>
                <w:sz w:val="21"/>
                <w:szCs w:val="21"/>
                <w:highlight w:val="none"/>
              </w:rPr>
            </w:pPr>
            <w:r>
              <w:rPr>
                <w:rFonts w:hint="default" w:ascii="Times New Roman" w:hAnsi="Times New Roman" w:cs="Times New Roman" w:eastAsiaTheme="minorEastAsia"/>
                <w:b/>
                <w:color w:val="auto"/>
                <w:sz w:val="21"/>
                <w:szCs w:val="21"/>
              </w:rPr>
              <w:t>Description</w:t>
            </w:r>
            <w:r>
              <w:rPr>
                <w:rFonts w:hint="default" w:ascii="Times New Roman" w:hAnsi="Times New Roman" w:cs="Times New Roman" w:eastAsiaTheme="minorEastAsia"/>
                <w:b/>
                <w:color w:val="auto"/>
                <w:sz w:val="21"/>
                <w:szCs w:val="21"/>
                <w:lang w:eastAsia="zh-CN"/>
              </w:rPr>
              <w:t xml:space="preserve"> </w:t>
            </w:r>
            <w:r>
              <w:rPr>
                <w:rFonts w:hint="default" w:ascii="Times New Roman" w:hAnsi="Times New Roman" w:cs="Times New Roman" w:eastAsiaTheme="minorEastAsia"/>
                <w:b/>
                <w:color w:val="auto"/>
                <w:sz w:val="21"/>
                <w:szCs w:val="21"/>
              </w:rPr>
              <w:t>of</w:t>
            </w:r>
            <w:r>
              <w:rPr>
                <w:rFonts w:hint="default" w:ascii="Times New Roman" w:hAnsi="Times New Roman" w:cs="Times New Roman" w:eastAsiaTheme="minorEastAsia"/>
                <w:b/>
                <w:color w:val="auto"/>
                <w:sz w:val="21"/>
                <w:szCs w:val="21"/>
                <w:lang w:eastAsia="zh-CN"/>
              </w:rPr>
              <w:t xml:space="preserve"> </w:t>
            </w:r>
            <w:r>
              <w:rPr>
                <w:rFonts w:hint="default" w:ascii="Times New Roman" w:hAnsi="Times New Roman" w:cs="Times New Roman" w:eastAsiaTheme="minorEastAsia"/>
                <w:b/>
                <w:color w:val="auto"/>
                <w:sz w:val="21"/>
                <w:szCs w:val="21"/>
              </w:rPr>
              <w:t>Requirement Change</w:t>
            </w:r>
            <w:r>
              <w:rPr>
                <w:rFonts w:hint="default" w:ascii="Times New Roman" w:hAnsi="Times New Roman" w:cs="Times New Roman" w:eastAsiaTheme="minorEastAsia"/>
                <w:b/>
                <w:color w:val="auto"/>
                <w:sz w:val="21"/>
                <w:szCs w:val="21"/>
                <w:lang w:eastAsia="zh-CN"/>
              </w:rPr>
              <w:t xml:space="preserve"> </w:t>
            </w:r>
            <w:r>
              <w:rPr>
                <w:rFonts w:hint="default" w:ascii="Times New Roman" w:hAnsi="Times New Roman" w:cs="Times New Roman" w:eastAsiaTheme="minorEastAsia"/>
                <w:b/>
                <w:color w:val="auto"/>
                <w:sz w:val="21"/>
                <w:szCs w:val="21"/>
              </w:rPr>
              <w:t>Points</w:t>
            </w:r>
          </w:p>
        </w:tc>
        <w:tc>
          <w:tcPr>
            <w:tcW w:w="787" w:type="dxa"/>
            <w:shd w:val="clear" w:color="auto" w:fill="A8A8A8"/>
            <w:vAlign w:val="center"/>
          </w:tcPr>
          <w:p w14:paraId="21D7F9AD">
            <w:pPr>
              <w:keepNext w:val="0"/>
              <w:keepLines w:val="0"/>
              <w:widowControl/>
              <w:suppressLineNumbers w:val="0"/>
              <w:spacing w:before="0" w:beforeAutospacing="0" w:after="0" w:afterAutospacing="0" w:line="0" w:lineRule="atLeast"/>
              <w:ind w:left="0" w:leftChars="0" w:right="0" w:rightChars="0"/>
              <w:jc w:val="center"/>
              <w:rPr>
                <w:rFonts w:hint="default" w:ascii="Times New Roman" w:hAnsi="Times New Roman" w:eastAsia="宋体" w:cs="Times New Roman"/>
                <w:b/>
                <w:color w:val="auto"/>
                <w:sz w:val="21"/>
                <w:szCs w:val="21"/>
                <w:highlight w:val="none"/>
                <w:lang w:eastAsia="zh"/>
              </w:rPr>
            </w:pPr>
            <w:r>
              <w:rPr>
                <w:rFonts w:hint="default" w:ascii="Times New Roman" w:hAnsi="Times New Roman" w:cs="Times New Roman" w:eastAsiaTheme="minorEastAsia"/>
                <w:b/>
                <w:color w:val="auto"/>
                <w:sz w:val="21"/>
                <w:szCs w:val="21"/>
                <w:lang w:eastAsia="zh"/>
              </w:rPr>
              <w:t>Type</w:t>
            </w:r>
            <w:r>
              <w:rPr>
                <w:rFonts w:hint="default" w:ascii="Times New Roman" w:hAnsi="Times New Roman" w:cs="Times New Roman" w:eastAsiaTheme="minorEastAsia"/>
                <w:b/>
                <w:color w:val="auto"/>
                <w:sz w:val="21"/>
                <w:szCs w:val="21"/>
                <w:lang w:eastAsia="zh-CN"/>
              </w:rPr>
              <w:t xml:space="preserve"> </w:t>
            </w:r>
            <w:r>
              <w:rPr>
                <w:rFonts w:hint="default" w:ascii="Times New Roman" w:hAnsi="Times New Roman" w:cs="Times New Roman" w:eastAsiaTheme="minorEastAsia"/>
                <w:b/>
                <w:color w:val="auto"/>
                <w:sz w:val="21"/>
                <w:szCs w:val="21"/>
                <w:lang w:eastAsia="zh"/>
              </w:rPr>
              <w:t>of</w:t>
            </w:r>
            <w:r>
              <w:rPr>
                <w:rFonts w:hint="default" w:ascii="Times New Roman" w:hAnsi="Times New Roman" w:cs="Times New Roman" w:eastAsiaTheme="minorEastAsia"/>
                <w:b/>
                <w:color w:val="auto"/>
                <w:sz w:val="21"/>
                <w:szCs w:val="21"/>
                <w:lang w:eastAsia="zh-CN"/>
              </w:rPr>
              <w:t xml:space="preserve"> </w:t>
            </w:r>
            <w:r>
              <w:rPr>
                <w:rFonts w:hint="default" w:ascii="Times New Roman" w:hAnsi="Times New Roman" w:cs="Times New Roman" w:eastAsiaTheme="minorEastAsia"/>
                <w:b/>
                <w:color w:val="auto"/>
                <w:sz w:val="21"/>
                <w:szCs w:val="21"/>
                <w:lang w:eastAsia="zh"/>
              </w:rPr>
              <w:t>Change</w:t>
            </w:r>
          </w:p>
        </w:tc>
        <w:tc>
          <w:tcPr>
            <w:tcW w:w="1007" w:type="dxa"/>
            <w:shd w:val="clear" w:color="auto" w:fill="A8A8A8"/>
            <w:vAlign w:val="center"/>
          </w:tcPr>
          <w:p w14:paraId="3A418C61">
            <w:pPr>
              <w:keepNext w:val="0"/>
              <w:keepLines w:val="0"/>
              <w:widowControl/>
              <w:suppressLineNumbers w:val="0"/>
              <w:spacing w:before="0" w:beforeAutospacing="0" w:after="0" w:afterAutospacing="0" w:line="0" w:lineRule="atLeast"/>
              <w:ind w:left="0" w:leftChars="0" w:right="0" w:rightChars="0"/>
              <w:jc w:val="center"/>
              <w:rPr>
                <w:rFonts w:hint="default" w:ascii="Times New Roman" w:hAnsi="Times New Roman" w:eastAsia="宋体" w:cs="Times New Roman"/>
                <w:b/>
                <w:color w:val="auto"/>
                <w:sz w:val="21"/>
                <w:szCs w:val="21"/>
                <w:highlight w:val="none"/>
                <w:lang w:eastAsia="zh"/>
              </w:rPr>
            </w:pPr>
            <w:r>
              <w:rPr>
                <w:rFonts w:hint="default" w:ascii="Times New Roman" w:hAnsi="Times New Roman" w:cs="Times New Roman" w:eastAsiaTheme="minorEastAsia"/>
                <w:b/>
                <w:color w:val="auto"/>
                <w:sz w:val="21"/>
                <w:szCs w:val="21"/>
                <w:lang w:eastAsia="zh"/>
              </w:rPr>
              <w:t>Whether the</w:t>
            </w:r>
            <w:r>
              <w:rPr>
                <w:rFonts w:hint="default" w:ascii="Times New Roman" w:hAnsi="Times New Roman" w:cs="Times New Roman" w:eastAsiaTheme="minorEastAsia"/>
                <w:b/>
                <w:color w:val="auto"/>
                <w:sz w:val="21"/>
                <w:szCs w:val="21"/>
                <w:lang w:eastAsia="zh-CN"/>
              </w:rPr>
              <w:t xml:space="preserve"> </w:t>
            </w:r>
            <w:r>
              <w:rPr>
                <w:rFonts w:hint="default" w:ascii="Times New Roman" w:hAnsi="Times New Roman" w:cs="Times New Roman" w:eastAsiaTheme="minorEastAsia"/>
                <w:b/>
                <w:color w:val="auto"/>
                <w:sz w:val="21"/>
                <w:szCs w:val="21"/>
                <w:lang w:eastAsia="zh"/>
              </w:rPr>
              <w:t>Change</w:t>
            </w:r>
            <w:r>
              <w:rPr>
                <w:rFonts w:hint="default" w:ascii="Times New Roman" w:hAnsi="Times New Roman" w:cs="Times New Roman" w:eastAsiaTheme="minorEastAsia"/>
                <w:b/>
                <w:color w:val="auto"/>
                <w:sz w:val="21"/>
                <w:szCs w:val="21"/>
                <w:lang w:eastAsia="zh-CN"/>
              </w:rPr>
              <w:t xml:space="preserve"> </w:t>
            </w:r>
            <w:r>
              <w:rPr>
                <w:rFonts w:hint="default" w:ascii="Times New Roman" w:hAnsi="Times New Roman" w:cs="Times New Roman" w:eastAsiaTheme="minorEastAsia"/>
                <w:b/>
                <w:color w:val="auto"/>
                <w:sz w:val="21"/>
                <w:szCs w:val="21"/>
                <w:lang w:eastAsia="zh"/>
              </w:rPr>
              <w:t>Affects</w:t>
            </w:r>
            <w:r>
              <w:rPr>
                <w:rFonts w:hint="default" w:ascii="Times New Roman" w:hAnsi="Times New Roman" w:cs="Times New Roman" w:eastAsiaTheme="minorEastAsia"/>
                <w:b/>
                <w:color w:val="auto"/>
                <w:sz w:val="21"/>
                <w:szCs w:val="21"/>
                <w:lang w:eastAsia="zh-CN"/>
              </w:rPr>
              <w:t xml:space="preserve"> </w:t>
            </w:r>
            <w:r>
              <w:rPr>
                <w:rFonts w:hint="default" w:ascii="Times New Roman" w:hAnsi="Times New Roman" w:cs="Times New Roman" w:eastAsiaTheme="minorEastAsia"/>
                <w:b/>
                <w:color w:val="auto"/>
                <w:sz w:val="21"/>
                <w:szCs w:val="21"/>
                <w:lang w:eastAsia="zh"/>
              </w:rPr>
              <w:t>User</w:t>
            </w:r>
            <w:r>
              <w:rPr>
                <w:rFonts w:hint="default" w:ascii="Times New Roman" w:hAnsi="Times New Roman" w:cs="Times New Roman" w:eastAsiaTheme="minorEastAsia"/>
                <w:b/>
                <w:color w:val="auto"/>
                <w:sz w:val="21"/>
                <w:szCs w:val="21"/>
                <w:lang w:eastAsia="zh-CN"/>
              </w:rPr>
              <w:t xml:space="preserve"> </w:t>
            </w:r>
            <w:r>
              <w:rPr>
                <w:rFonts w:hint="default" w:ascii="Times New Roman" w:hAnsi="Times New Roman" w:cs="Times New Roman" w:eastAsiaTheme="minorEastAsia"/>
                <w:b/>
                <w:color w:val="auto"/>
                <w:sz w:val="21"/>
                <w:szCs w:val="21"/>
                <w:lang w:eastAsia="zh"/>
              </w:rPr>
              <w:t>Experience</w:t>
            </w:r>
          </w:p>
        </w:tc>
        <w:tc>
          <w:tcPr>
            <w:tcW w:w="1234" w:type="dxa"/>
            <w:shd w:val="clear" w:color="auto" w:fill="A8A8A8"/>
            <w:vAlign w:val="center"/>
          </w:tcPr>
          <w:p w14:paraId="73BF44D7">
            <w:pPr>
              <w:keepNext w:val="0"/>
              <w:keepLines w:val="0"/>
              <w:widowControl/>
              <w:suppressLineNumbers w:val="0"/>
              <w:spacing w:before="0" w:beforeAutospacing="0" w:after="0" w:afterAutospacing="0" w:line="0" w:lineRule="atLeast"/>
              <w:ind w:left="0" w:leftChars="0" w:right="0" w:rightChars="0"/>
              <w:jc w:val="center"/>
              <w:rPr>
                <w:rFonts w:hint="default" w:ascii="Times New Roman" w:hAnsi="Times New Roman" w:eastAsia="宋体" w:cs="Times New Roman"/>
                <w:b/>
                <w:color w:val="auto"/>
                <w:sz w:val="21"/>
                <w:szCs w:val="21"/>
                <w:highlight w:val="none"/>
              </w:rPr>
            </w:pPr>
            <w:r>
              <w:rPr>
                <w:rFonts w:hint="default" w:ascii="Times New Roman" w:hAnsi="Times New Roman" w:cs="Times New Roman" w:eastAsiaTheme="minorEastAsia"/>
                <w:b/>
                <w:color w:val="auto"/>
                <w:sz w:val="21"/>
                <w:szCs w:val="21"/>
                <w:highlight w:val="none"/>
              </w:rPr>
              <w:t>Trace From</w:t>
            </w:r>
            <w:r>
              <w:rPr>
                <w:rFonts w:hint="default" w:ascii="Times New Roman" w:hAnsi="Times New Roman" w:cs="Times New Roman" w:eastAsiaTheme="minorEastAsia"/>
                <w:b/>
                <w:color w:val="auto"/>
                <w:sz w:val="21"/>
                <w:szCs w:val="21"/>
                <w:highlight w:val="none"/>
                <w:lang w:val="en-US" w:eastAsia="zh-CN"/>
              </w:rPr>
              <w:t xml:space="preserve"> </w:t>
            </w:r>
            <w:r>
              <w:rPr>
                <w:rFonts w:hint="default" w:ascii="Times New Roman" w:hAnsi="Times New Roman" w:cs="Times New Roman" w:eastAsiaTheme="minorEastAsia"/>
                <w:b/>
                <w:color w:val="auto"/>
                <w:sz w:val="21"/>
                <w:szCs w:val="21"/>
                <w:highlight w:val="none"/>
              </w:rPr>
              <w:t>(Risk</w:t>
            </w:r>
            <w:r>
              <w:rPr>
                <w:rFonts w:hint="default" w:ascii="Times New Roman" w:hAnsi="Times New Roman" w:cs="Times New Roman" w:eastAsiaTheme="minorEastAsia"/>
                <w:b/>
                <w:color w:val="auto"/>
                <w:sz w:val="21"/>
                <w:szCs w:val="21"/>
                <w:highlight w:val="none"/>
                <w:lang w:val="en-US" w:eastAsia="zh-CN"/>
              </w:rPr>
              <w:t xml:space="preserve"> </w:t>
            </w:r>
            <w:r>
              <w:rPr>
                <w:rFonts w:hint="default" w:ascii="Times New Roman" w:hAnsi="Times New Roman" w:cs="Times New Roman" w:eastAsiaTheme="minorEastAsia"/>
                <w:b/>
                <w:color w:val="auto"/>
                <w:sz w:val="21"/>
                <w:szCs w:val="21"/>
                <w:highlight w:val="none"/>
              </w:rPr>
              <w:t>/User)</w:t>
            </w:r>
          </w:p>
        </w:tc>
      </w:tr>
      <w:tr w14:paraId="0DCDE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vAlign w:val="center"/>
          </w:tcPr>
          <w:p w14:paraId="1D4865AF">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SRS_001</w:t>
            </w:r>
          </w:p>
        </w:tc>
        <w:tc>
          <w:tcPr>
            <w:tcW w:w="1398" w:type="dxa"/>
            <w:gridSpan w:val="2"/>
            <w:vAlign w:val="center"/>
          </w:tcPr>
          <w:p w14:paraId="7281E4C0">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sz w:val="21"/>
                <w:szCs w:val="21"/>
                <w:highlight w:val="none"/>
              </w:rPr>
            </w:pPr>
            <w:r>
              <w:rPr>
                <w:rFonts w:hint="default" w:ascii="Times New Roman" w:hAnsi="Times New Roman" w:eastAsia="Times New Roman" w:cs="Times New Roman"/>
                <w:color w:val="000000"/>
                <w:szCs w:val="21"/>
              </w:rPr>
              <w:t>Processing object</w:t>
            </w:r>
          </w:p>
        </w:tc>
        <w:tc>
          <w:tcPr>
            <w:tcW w:w="3128" w:type="dxa"/>
            <w:gridSpan w:val="2"/>
            <w:vAlign w:val="center"/>
          </w:tcPr>
          <w:p w14:paraId="188B39EF">
            <w:pPr>
              <w:pStyle w:val="38"/>
              <w:keepNext w:val="0"/>
              <w:keepLines w:val="0"/>
              <w:widowControl w:val="0"/>
              <w:suppressLineNumbers w:val="0"/>
              <w:spacing w:before="0" w:beforeAutospacing="0" w:after="0" w:afterAutospacing="0"/>
              <w:ind w:left="0" w:leftChars="0" w:right="0" w:rightChars="0" w:firstLine="0" w:firstLineChars="0"/>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Times New Roman" w:cs="Times New Roman"/>
                <w:color w:val="000000"/>
                <w:szCs w:val="21"/>
              </w:rPr>
              <w:t>The processing object of this product is data generated by ventilators in accordance with software standards/formats</w:t>
            </w:r>
          </w:p>
        </w:tc>
        <w:tc>
          <w:tcPr>
            <w:tcW w:w="1415" w:type="dxa"/>
            <w:gridSpan w:val="2"/>
            <w:vAlign w:val="center"/>
          </w:tcPr>
          <w:p w14:paraId="507AFAF1">
            <w:pPr>
              <w:pStyle w:val="38"/>
              <w:keepNext w:val="0"/>
              <w:keepLines w:val="0"/>
              <w:suppressLineNumbers w:val="0"/>
              <w:spacing w:before="0" w:beforeAutospacing="0" w:after="0" w:afterAutospacing="0"/>
              <w:ind w:left="0" w:leftChars="0" w:right="0" w:rightChars="0" w:firstLine="0" w:firstLineChars="0"/>
              <w:jc w:val="both"/>
              <w:rPr>
                <w:rFonts w:hint="eastAsia"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rPr>
              <w:t>Not applicable</w:t>
            </w:r>
          </w:p>
        </w:tc>
        <w:tc>
          <w:tcPr>
            <w:tcW w:w="787" w:type="dxa"/>
            <w:vAlign w:val="center"/>
          </w:tcPr>
          <w:p w14:paraId="34EC567A">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vAlign w:val="center"/>
          </w:tcPr>
          <w:p w14:paraId="7132AD5D">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vAlign w:val="center"/>
          </w:tcPr>
          <w:p w14:paraId="19B58503">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auto"/>
                <w:sz w:val="21"/>
                <w:szCs w:val="21"/>
                <w:highlight w:val="none"/>
                <w:u w:val="none"/>
                <w:lang w:val="en-US" w:eastAsia="zh-CN" w:bidi="ar-SA"/>
              </w:rPr>
            </w:pPr>
            <w:del w:id="134" w:author="李雅静" w:date="2025-12-02T13:50:50Z">
              <w:r>
                <w:rPr>
                  <w:rFonts w:hint="default" w:ascii="Times New Roman" w:hAnsi="Times New Roman" w:eastAsia="宋体" w:cs="Times New Roman"/>
                  <w:i w:val="0"/>
                  <w:iCs w:val="0"/>
                  <w:color w:val="auto"/>
                  <w:kern w:val="0"/>
                  <w:sz w:val="21"/>
                  <w:szCs w:val="21"/>
                  <w:highlight w:val="none"/>
                  <w:u w:val="none"/>
                  <w:lang w:val="en-US" w:eastAsia="zh-CN" w:bidi="ar"/>
                </w:rPr>
                <w:delText>CS02</w:delText>
              </w:r>
            </w:del>
            <w:del w:id="135" w:author="李雅静" w:date="2025-12-02T13:50:50Z">
              <w:r>
                <w:rPr>
                  <w:rFonts w:hint="default" w:ascii="Times New Roman" w:hAnsi="Times New Roman" w:cs="Times New Roman"/>
                  <w:i w:val="0"/>
                  <w:iCs w:val="0"/>
                  <w:color w:val="auto"/>
                  <w:kern w:val="0"/>
                  <w:sz w:val="21"/>
                  <w:szCs w:val="21"/>
                  <w:highlight w:val="none"/>
                  <w:u w:val="none"/>
                  <w:lang w:val="en-US" w:eastAsia="zh-CN" w:bidi="ar"/>
                </w:rPr>
                <w:delText xml:space="preserve">, </w:delText>
              </w:r>
            </w:del>
            <w:del w:id="136" w:author="李雅静" w:date="2025-12-02T13:50:50Z">
              <w:r>
                <w:rPr>
                  <w:rFonts w:hint="default" w:ascii="Times New Roman" w:hAnsi="Times New Roman" w:eastAsia="宋体" w:cs="Times New Roman"/>
                  <w:i w:val="0"/>
                  <w:iCs w:val="0"/>
                  <w:color w:val="auto"/>
                  <w:kern w:val="0"/>
                  <w:sz w:val="21"/>
                  <w:szCs w:val="21"/>
                  <w:highlight w:val="none"/>
                  <w:u w:val="none"/>
                  <w:lang w:val="en-US" w:eastAsia="zh-CN" w:bidi="ar"/>
                </w:rPr>
                <w:delText>CS03</w:delText>
              </w:r>
            </w:del>
            <w:del w:id="137" w:author="李雅静" w:date="2025-12-02T13:50:50Z">
              <w:r>
                <w:rPr>
                  <w:rFonts w:hint="default" w:ascii="Times New Roman" w:hAnsi="Times New Roman" w:cs="Times New Roman"/>
                  <w:i w:val="0"/>
                  <w:iCs w:val="0"/>
                  <w:color w:val="auto"/>
                  <w:kern w:val="0"/>
                  <w:sz w:val="21"/>
                  <w:szCs w:val="21"/>
                  <w:highlight w:val="none"/>
                  <w:u w:val="none"/>
                  <w:lang w:val="en-US" w:eastAsia="zh-CN" w:bidi="ar"/>
                </w:rPr>
                <w:delText xml:space="preserve">, </w:delText>
              </w:r>
            </w:del>
            <w:del w:id="138" w:author="李雅静" w:date="2025-12-02T13:50:50Z">
              <w:r>
                <w:rPr>
                  <w:rFonts w:hint="default" w:ascii="Times New Roman" w:hAnsi="Times New Roman" w:eastAsia="宋体" w:cs="Times New Roman"/>
                  <w:i w:val="0"/>
                  <w:iCs w:val="0"/>
                  <w:color w:val="auto"/>
                  <w:kern w:val="0"/>
                  <w:sz w:val="21"/>
                  <w:szCs w:val="21"/>
                  <w:highlight w:val="none"/>
                  <w:u w:val="none"/>
                  <w:lang w:val="en-US" w:eastAsia="zh-CN" w:bidi="ar"/>
                </w:rPr>
                <w:delText>CS04</w:delText>
              </w:r>
            </w:del>
            <w:del w:id="139" w:author="李雅静" w:date="2025-12-02T13:50:50Z">
              <w:r>
                <w:rPr>
                  <w:rFonts w:hint="default" w:ascii="Times New Roman" w:hAnsi="Times New Roman" w:cs="Times New Roman"/>
                  <w:i w:val="0"/>
                  <w:iCs w:val="0"/>
                  <w:color w:val="auto"/>
                  <w:kern w:val="0"/>
                  <w:sz w:val="21"/>
                  <w:szCs w:val="21"/>
                  <w:highlight w:val="none"/>
                  <w:u w:val="none"/>
                  <w:lang w:val="en-US" w:eastAsia="zh-CN" w:bidi="ar"/>
                </w:rPr>
                <w:delText xml:space="preserve">, </w:delText>
              </w:r>
            </w:del>
            <w:del w:id="140" w:author="李雅静" w:date="2025-12-02T13:50:50Z">
              <w:r>
                <w:rPr>
                  <w:rFonts w:hint="default" w:ascii="Times New Roman" w:hAnsi="Times New Roman" w:eastAsia="宋体" w:cs="Times New Roman"/>
                  <w:i w:val="0"/>
                  <w:iCs w:val="0"/>
                  <w:color w:val="auto"/>
                  <w:kern w:val="0"/>
                  <w:sz w:val="21"/>
                  <w:szCs w:val="21"/>
                  <w:highlight w:val="none"/>
                  <w:u w:val="none"/>
                  <w:lang w:val="en-US" w:eastAsia="zh-CN" w:bidi="ar"/>
                </w:rPr>
                <w:delText>CS14</w:delText>
              </w:r>
            </w:del>
            <w:ins w:id="141" w:author="李雅静" w:date="2025-12-02T13:50:50Z">
              <w:r>
                <w:rPr>
                  <w:rFonts w:hint="eastAsia" w:ascii="Times New Roman" w:hAnsi="Times New Roman" w:cs="Times New Roman"/>
                  <w:i w:val="0"/>
                  <w:iCs w:val="0"/>
                  <w:color w:val="auto"/>
                  <w:kern w:val="0"/>
                  <w:sz w:val="21"/>
                  <w:szCs w:val="21"/>
                  <w:highlight w:val="none"/>
                  <w:u w:val="none"/>
                  <w:lang w:val="en-US" w:eastAsia="zh-CN" w:bidi="ar"/>
                </w:rPr>
                <w:t>/</w:t>
              </w:r>
            </w:ins>
          </w:p>
        </w:tc>
      </w:tr>
      <w:tr w14:paraId="12036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vAlign w:val="center"/>
          </w:tcPr>
          <w:p w14:paraId="761474EC">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SRS_002</w:t>
            </w:r>
          </w:p>
        </w:tc>
        <w:tc>
          <w:tcPr>
            <w:tcW w:w="1398" w:type="dxa"/>
            <w:gridSpan w:val="2"/>
            <w:vAlign w:val="center"/>
          </w:tcPr>
          <w:p w14:paraId="5AB78553">
            <w:pPr>
              <w:pStyle w:val="38"/>
              <w:keepNext w:val="0"/>
              <w:keepLines w:val="0"/>
              <w:widowControl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sz w:val="21"/>
                <w:szCs w:val="21"/>
                <w:highlight w:val="none"/>
              </w:rPr>
            </w:pPr>
            <w:r>
              <w:rPr>
                <w:rFonts w:hint="default" w:ascii="Times New Roman" w:hAnsi="Times New Roman" w:eastAsia="Times New Roman" w:cs="Times New Roman"/>
                <w:color w:val="000000"/>
                <w:szCs w:val="21"/>
              </w:rPr>
              <w:t>Data interface</w:t>
            </w:r>
          </w:p>
        </w:tc>
        <w:tc>
          <w:tcPr>
            <w:tcW w:w="3128" w:type="dxa"/>
            <w:gridSpan w:val="2"/>
            <w:vAlign w:val="center"/>
          </w:tcPr>
          <w:p w14:paraId="2AC01106">
            <w:pPr>
              <w:pStyle w:val="38"/>
              <w:keepNext w:val="0"/>
              <w:keepLines w:val="0"/>
              <w:suppressLineNumbers w:val="0"/>
              <w:spacing w:before="0" w:beforeAutospacing="0" w:after="0" w:afterAutospacing="0"/>
              <w:ind w:left="0" w:right="0" w:firstLine="0" w:firstLineChars="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Times New Roman" w:cs="Times New Roman"/>
                <w:color w:val="000000"/>
                <w:szCs w:val="21"/>
              </w:rPr>
              <w:t xml:space="preserve">The software side accesses the server data through </w:t>
            </w:r>
            <w:r>
              <w:rPr>
                <w:rFonts w:hint="default" w:ascii="Times New Roman" w:hAnsi="Times New Roman" w:eastAsia="Times New Roman" w:cs="Times New Roman"/>
                <w:color w:val="000000"/>
                <w:szCs w:val="21"/>
                <w:lang w:eastAsia="zh"/>
                <w:woUserID w:val="2"/>
              </w:rPr>
              <w:t xml:space="preserve">HTTPS </w:t>
            </w:r>
            <w:r>
              <w:rPr>
                <w:rFonts w:hint="default" w:ascii="Times New Roman" w:hAnsi="Times New Roman" w:eastAsia="Times New Roman" w:cs="Times New Roman"/>
                <w:color w:val="000000"/>
                <w:szCs w:val="21"/>
              </w:rPr>
              <w:t>protocol;</w:t>
            </w:r>
          </w:p>
          <w:p w14:paraId="73A37C41">
            <w:pPr>
              <w:pStyle w:val="38"/>
              <w:keepNext w:val="0"/>
              <w:keepLines w:val="0"/>
              <w:widowControl w:val="0"/>
              <w:suppressLineNumbers w:val="0"/>
              <w:spacing w:before="0" w:beforeAutospacing="0" w:after="0" w:afterAutospacing="0"/>
              <w:ind w:left="0" w:leftChars="0" w:right="0" w:rightChars="0" w:firstLine="0" w:firstLineChars="0"/>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Times New Roman" w:cs="Times New Roman"/>
                <w:color w:val="000000"/>
                <w:szCs w:val="21"/>
              </w:rPr>
              <w:t xml:space="preserve">The server accesses the data in the ventilator through </w:t>
            </w:r>
            <w:r>
              <w:rPr>
                <w:rFonts w:hint="default" w:ascii="Times New Roman" w:hAnsi="Times New Roman" w:eastAsia="Times New Roman" w:cs="Times New Roman"/>
                <w:color w:val="000000"/>
                <w:szCs w:val="21"/>
                <w:lang w:eastAsia="zh"/>
                <w:woUserID w:val="2"/>
              </w:rPr>
              <w:t xml:space="preserve">MQTT </w:t>
            </w:r>
            <w:r>
              <w:rPr>
                <w:rFonts w:hint="default" w:ascii="Times New Roman" w:hAnsi="Times New Roman" w:eastAsia="Times New Roman" w:cs="Times New Roman"/>
                <w:color w:val="000000"/>
                <w:szCs w:val="21"/>
              </w:rPr>
              <w:t>protocol</w:t>
            </w:r>
          </w:p>
        </w:tc>
        <w:tc>
          <w:tcPr>
            <w:tcW w:w="1415" w:type="dxa"/>
            <w:gridSpan w:val="2"/>
            <w:vAlign w:val="center"/>
          </w:tcPr>
          <w:p w14:paraId="33FD785A">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rPr>
              <w:t>Not applicable</w:t>
            </w:r>
          </w:p>
        </w:tc>
        <w:tc>
          <w:tcPr>
            <w:tcW w:w="787" w:type="dxa"/>
            <w:vAlign w:val="center"/>
          </w:tcPr>
          <w:p w14:paraId="0E35F9EA">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vAlign w:val="center"/>
          </w:tcPr>
          <w:p w14:paraId="0259BA61">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vAlign w:val="center"/>
          </w:tcPr>
          <w:p w14:paraId="0A013449">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lang w:val="en-US" w:eastAsia="zh-CN"/>
              </w:rPr>
            </w:pPr>
            <w:del w:id="142" w:author="李雅静" w:date="2025-12-02T13:50:51Z">
              <w:r>
                <w:rPr>
                  <w:rFonts w:hint="default" w:ascii="Times New Roman" w:hAnsi="Times New Roman" w:eastAsia="宋体" w:cs="Times New Roman"/>
                  <w:color w:val="auto"/>
                  <w:sz w:val="21"/>
                  <w:szCs w:val="21"/>
                  <w:highlight w:val="none"/>
                  <w:lang w:val="en-US" w:eastAsia="zh-CN"/>
                </w:rPr>
                <w:delText>CS</w:delText>
              </w:r>
            </w:del>
            <w:del w:id="143" w:author="李雅静" w:date="2025-12-02T13:50:51Z">
              <w:r>
                <w:rPr>
                  <w:rFonts w:hint="default" w:ascii="Times New Roman" w:hAnsi="Times New Roman" w:eastAsia="宋体" w:cs="Times New Roman"/>
                  <w:color w:val="auto"/>
                  <w:sz w:val="21"/>
                  <w:szCs w:val="21"/>
                  <w:highlight w:val="none"/>
                  <w:lang w:val="en-US" w:eastAsia="zh"/>
                  <w:woUserID w:val="1"/>
                </w:rPr>
                <w:delText>27</w:delText>
              </w:r>
            </w:del>
            <w:ins w:id="144" w:author="李雅静" w:date="2025-12-02T13:50:51Z">
              <w:r>
                <w:rPr>
                  <w:rFonts w:hint="eastAsia" w:ascii="Times New Roman" w:hAnsi="Times New Roman" w:cs="Times New Roman"/>
                  <w:color w:val="auto"/>
                  <w:sz w:val="21"/>
                  <w:szCs w:val="21"/>
                  <w:highlight w:val="none"/>
                  <w:lang w:val="en-US" w:eastAsia="zh-CN"/>
                </w:rPr>
                <w:t>/</w:t>
              </w:r>
            </w:ins>
          </w:p>
        </w:tc>
      </w:tr>
      <w:tr w14:paraId="5536C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vAlign w:val="center"/>
          </w:tcPr>
          <w:p w14:paraId="7C00C0AC">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SRS_003</w:t>
            </w:r>
          </w:p>
        </w:tc>
        <w:tc>
          <w:tcPr>
            <w:tcW w:w="1398" w:type="dxa"/>
            <w:gridSpan w:val="2"/>
            <w:vAlign w:val="center"/>
          </w:tcPr>
          <w:p w14:paraId="0E53823F">
            <w:pPr>
              <w:pStyle w:val="38"/>
              <w:keepNext w:val="0"/>
              <w:keepLines w:val="0"/>
              <w:widowControl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sz w:val="21"/>
                <w:szCs w:val="21"/>
                <w:highlight w:val="none"/>
              </w:rPr>
            </w:pPr>
            <w:r>
              <w:rPr>
                <w:rFonts w:hint="default" w:ascii="Times New Roman" w:hAnsi="Times New Roman" w:eastAsia="Times New Roman" w:cs="Times New Roman"/>
                <w:color w:val="000000"/>
                <w:szCs w:val="21"/>
              </w:rPr>
              <w:t>Portability</w:t>
            </w:r>
          </w:p>
        </w:tc>
        <w:tc>
          <w:tcPr>
            <w:tcW w:w="3128" w:type="dxa"/>
            <w:gridSpan w:val="2"/>
            <w:vAlign w:val="center"/>
          </w:tcPr>
          <w:p w14:paraId="7B9789E4">
            <w:pPr>
              <w:pStyle w:val="38"/>
              <w:keepNext w:val="0"/>
              <w:keepLines w:val="0"/>
              <w:widowControl w:val="0"/>
              <w:suppressLineNumbers w:val="0"/>
              <w:spacing w:before="0" w:beforeAutospacing="0" w:after="0" w:afterAutospacing="0"/>
              <w:ind w:left="0" w:leftChars="0" w:right="0" w:rightChars="0" w:firstLine="0" w:firstLineChars="0"/>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Times New Roman" w:cs="Times New Roman"/>
                <w:color w:val="000000"/>
                <w:szCs w:val="21"/>
              </w:rPr>
              <w:t>Use computer access to a specific address to use the system.</w:t>
            </w:r>
          </w:p>
        </w:tc>
        <w:tc>
          <w:tcPr>
            <w:tcW w:w="1415" w:type="dxa"/>
            <w:gridSpan w:val="2"/>
            <w:vAlign w:val="center"/>
          </w:tcPr>
          <w:p w14:paraId="5A5A7091">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rPr>
              <w:t>Not applicable</w:t>
            </w:r>
          </w:p>
        </w:tc>
        <w:tc>
          <w:tcPr>
            <w:tcW w:w="787" w:type="dxa"/>
            <w:vAlign w:val="center"/>
          </w:tcPr>
          <w:p w14:paraId="4002A709">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vAlign w:val="center"/>
          </w:tcPr>
          <w:p w14:paraId="3457EE93">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vAlign w:val="center"/>
          </w:tcPr>
          <w:p w14:paraId="77DAD98B">
            <w:pPr>
              <w:keepNext w:val="0"/>
              <w:keepLines w:val="0"/>
              <w:widowControl/>
              <w:suppressLineNumbers w:val="0"/>
              <w:spacing w:before="0" w:beforeAutospacing="0" w:after="0" w:afterAutospacing="0" w:line="0" w:lineRule="atLeast"/>
              <w:ind w:left="0" w:right="0"/>
              <w:jc w:val="center"/>
              <w:rPr>
                <w:rFonts w:hint="eastAsia" w:ascii="Times New Roman" w:hAnsi="Times New Roman" w:eastAsia="宋体" w:cs="Times New Roman"/>
                <w:color w:val="auto"/>
                <w:sz w:val="21"/>
                <w:szCs w:val="21"/>
                <w:highlight w:val="none"/>
                <w:lang w:val="en-US" w:eastAsia="zh-CN"/>
              </w:rPr>
            </w:pPr>
            <w:del w:id="145" w:author="李雅静" w:date="2025-12-02T13:50:53Z">
              <w:r>
                <w:rPr>
                  <w:rFonts w:hint="default" w:ascii="Times New Roman" w:hAnsi="Times New Roman" w:eastAsia="宋体" w:cs="Times New Roman"/>
                  <w:color w:val="auto"/>
                  <w:sz w:val="21"/>
                  <w:szCs w:val="21"/>
                  <w:highlight w:val="none"/>
                  <w:lang w:val="en-US" w:eastAsia="zh"/>
                  <w:woUserID w:val="1"/>
                </w:rPr>
                <w:delText>CS11</w:delText>
              </w:r>
            </w:del>
            <w:del w:id="146" w:author="李雅静" w:date="2025-12-02T13:50:53Z">
              <w:r>
                <w:rPr>
                  <w:rFonts w:hint="default" w:ascii="Times New Roman" w:hAnsi="Times New Roman" w:cs="Times New Roman"/>
                  <w:color w:val="auto"/>
                  <w:sz w:val="21"/>
                  <w:szCs w:val="21"/>
                  <w:highlight w:val="none"/>
                  <w:lang w:val="en-US" w:eastAsia="zh-CN"/>
                  <w:woUserID w:val="1"/>
                </w:rPr>
                <w:delText xml:space="preserve">, </w:delText>
              </w:r>
            </w:del>
            <w:del w:id="147" w:author="李雅静" w:date="2025-12-02T13:50:53Z">
              <w:r>
                <w:rPr>
                  <w:rFonts w:hint="default" w:ascii="Times New Roman" w:hAnsi="Times New Roman" w:eastAsia="宋体" w:cs="Times New Roman"/>
                  <w:color w:val="auto"/>
                  <w:sz w:val="21"/>
                  <w:szCs w:val="21"/>
                  <w:highlight w:val="none"/>
                  <w:lang w:val="en-US" w:eastAsia="zh"/>
                  <w:woUserID w:val="1"/>
                </w:rPr>
                <w:delText>CS16</w:delText>
              </w:r>
            </w:del>
            <w:ins w:id="148" w:author="李雅静" w:date="2025-12-02T13:50:53Z">
              <w:r>
                <w:rPr>
                  <w:rFonts w:hint="eastAsia" w:ascii="Times New Roman" w:hAnsi="Times New Roman" w:cs="Times New Roman"/>
                  <w:color w:val="auto"/>
                  <w:sz w:val="21"/>
                  <w:szCs w:val="21"/>
                  <w:highlight w:val="none"/>
                  <w:lang w:val="en-US" w:eastAsia="zh-CN"/>
                  <w:woUserID w:val="1"/>
                </w:rPr>
                <w:t>/</w:t>
              </w:r>
            </w:ins>
          </w:p>
        </w:tc>
      </w:tr>
      <w:tr w14:paraId="3C579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vAlign w:val="center"/>
          </w:tcPr>
          <w:p w14:paraId="0F26986D">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strike/>
                <w:color w:val="auto"/>
                <w:sz w:val="21"/>
                <w:szCs w:val="21"/>
                <w:highlight w:val="none"/>
                <w:rPrChange w:id="149" w:author="李雅静" w:date="2025-12-02T13:50:58Z">
                  <w:rPr>
                    <w:rFonts w:hint="default" w:ascii="Times New Roman" w:hAnsi="Times New Roman" w:eastAsia="宋体" w:cs="Times New Roman"/>
                    <w:color w:val="auto"/>
                    <w:sz w:val="21"/>
                    <w:szCs w:val="21"/>
                    <w:highlight w:val="none"/>
                  </w:rPr>
                </w:rPrChange>
              </w:rPr>
            </w:pPr>
            <w:r>
              <w:rPr>
                <w:rFonts w:hint="default" w:ascii="Times New Roman" w:hAnsi="Times New Roman" w:eastAsia="宋体" w:cs="Times New Roman"/>
                <w:strike/>
                <w:color w:val="auto"/>
                <w:sz w:val="21"/>
                <w:szCs w:val="21"/>
                <w:highlight w:val="none"/>
                <w:rPrChange w:id="150" w:author="李雅静" w:date="2025-12-02T13:50:58Z">
                  <w:rPr>
                    <w:rFonts w:hint="default" w:ascii="Times New Roman" w:hAnsi="Times New Roman" w:eastAsia="宋体" w:cs="Times New Roman"/>
                    <w:color w:val="auto"/>
                    <w:sz w:val="21"/>
                    <w:szCs w:val="21"/>
                    <w:highlight w:val="none"/>
                  </w:rPr>
                </w:rPrChange>
              </w:rPr>
              <w:t>SRS_004</w:t>
            </w:r>
          </w:p>
        </w:tc>
        <w:tc>
          <w:tcPr>
            <w:tcW w:w="1398" w:type="dxa"/>
            <w:gridSpan w:val="2"/>
            <w:vAlign w:val="center"/>
          </w:tcPr>
          <w:p w14:paraId="0D8AA10D">
            <w:pPr>
              <w:pStyle w:val="38"/>
              <w:keepNext w:val="0"/>
              <w:keepLines w:val="0"/>
              <w:widowControl w:val="0"/>
              <w:suppressLineNumbers w:val="0"/>
              <w:adjustRightInd w:val="0"/>
              <w:snapToGrid w:val="0"/>
              <w:spacing w:before="0" w:beforeAutospacing="0" w:after="0" w:afterAutospacing="0"/>
              <w:ind w:left="0" w:leftChars="0" w:right="0" w:rightChars="0" w:firstLine="0" w:firstLineChars="0"/>
              <w:jc w:val="both"/>
              <w:outlineLvl w:val="1"/>
              <w:rPr>
                <w:rFonts w:hint="default" w:ascii="Times New Roman" w:hAnsi="Times New Roman" w:eastAsia="宋体" w:cs="Times New Roman"/>
                <w:strike/>
                <w:color w:val="auto"/>
                <w:sz w:val="21"/>
                <w:szCs w:val="21"/>
                <w:highlight w:val="none"/>
                <w:rPrChange w:id="151" w:author="李雅静" w:date="2025-12-02T13:50:58Z">
                  <w:rPr>
                    <w:rFonts w:hint="default" w:ascii="Times New Roman" w:hAnsi="Times New Roman" w:eastAsia="宋体" w:cs="Times New Roman"/>
                    <w:color w:val="auto"/>
                    <w:sz w:val="21"/>
                    <w:szCs w:val="21"/>
                    <w:highlight w:val="none"/>
                  </w:rPr>
                </w:rPrChange>
              </w:rPr>
            </w:pPr>
            <w:r>
              <w:rPr>
                <w:rFonts w:hint="default" w:ascii="Times New Roman" w:hAnsi="Times New Roman" w:eastAsia="Times New Roman" w:cs="Times New Roman"/>
                <w:strike/>
                <w:color w:val="000000"/>
                <w:szCs w:val="21"/>
                <w:rPrChange w:id="152" w:author="李雅静" w:date="2025-12-02T13:50:58Z">
                  <w:rPr>
                    <w:rFonts w:hint="default" w:ascii="Times New Roman" w:hAnsi="Times New Roman" w:eastAsia="Times New Roman" w:cs="Times New Roman"/>
                    <w:color w:val="000000"/>
                    <w:szCs w:val="21"/>
                  </w:rPr>
                </w:rPrChange>
              </w:rPr>
              <w:t>Copyright protection</w:t>
            </w:r>
          </w:p>
        </w:tc>
        <w:tc>
          <w:tcPr>
            <w:tcW w:w="3128" w:type="dxa"/>
            <w:gridSpan w:val="2"/>
            <w:vAlign w:val="center"/>
          </w:tcPr>
          <w:p w14:paraId="58CEECDE">
            <w:pPr>
              <w:pStyle w:val="38"/>
              <w:keepNext w:val="0"/>
              <w:keepLines w:val="0"/>
              <w:widowControl w:val="0"/>
              <w:suppressLineNumbers w:val="0"/>
              <w:spacing w:before="0" w:beforeAutospacing="0" w:after="0" w:afterAutospacing="0"/>
              <w:ind w:left="0" w:leftChars="0" w:right="0" w:rightChars="0" w:firstLine="0" w:firstLineChars="0"/>
              <w:jc w:val="left"/>
              <w:rPr>
                <w:rFonts w:hint="default" w:ascii="Times New Roman" w:hAnsi="Times New Roman" w:eastAsia="宋体" w:cs="Times New Roman"/>
                <w:strike/>
                <w:color w:val="auto"/>
                <w:kern w:val="2"/>
                <w:sz w:val="21"/>
                <w:szCs w:val="21"/>
                <w:highlight w:val="none"/>
                <w:lang w:val="en-US" w:eastAsia="zh-CN" w:bidi="ar-SA"/>
                <w:rPrChange w:id="153" w:author="李雅静" w:date="2025-12-02T13:50:58Z">
                  <w:rPr>
                    <w:rFonts w:hint="default" w:ascii="Times New Roman" w:hAnsi="Times New Roman" w:eastAsia="宋体" w:cs="Times New Roman"/>
                    <w:color w:val="auto"/>
                    <w:kern w:val="2"/>
                    <w:sz w:val="21"/>
                    <w:szCs w:val="21"/>
                    <w:highlight w:val="none"/>
                    <w:lang w:val="en-US" w:eastAsia="zh-CN" w:bidi="ar-SA"/>
                  </w:rPr>
                </w:rPrChange>
              </w:rPr>
            </w:pPr>
            <w:r>
              <w:rPr>
                <w:rFonts w:hint="default" w:ascii="Times New Roman" w:hAnsi="Times New Roman" w:eastAsia="Times New Roman" w:cs="Times New Roman"/>
                <w:strike/>
                <w:color w:val="000000"/>
                <w:szCs w:val="21"/>
                <w:rPrChange w:id="154" w:author="李雅静" w:date="2025-12-02T13:50:58Z">
                  <w:rPr>
                    <w:rFonts w:hint="default" w:ascii="Times New Roman" w:hAnsi="Times New Roman" w:eastAsia="Times New Roman" w:cs="Times New Roman"/>
                    <w:color w:val="000000"/>
                    <w:szCs w:val="21"/>
                  </w:rPr>
                </w:rPrChange>
              </w:rPr>
              <w:t>Copyright protection through software copyright.</w:t>
            </w:r>
          </w:p>
        </w:tc>
        <w:tc>
          <w:tcPr>
            <w:tcW w:w="1415" w:type="dxa"/>
            <w:gridSpan w:val="2"/>
            <w:vAlign w:val="center"/>
          </w:tcPr>
          <w:p w14:paraId="5A572A10">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strike/>
                <w:color w:val="auto"/>
                <w:kern w:val="2"/>
                <w:sz w:val="21"/>
                <w:szCs w:val="21"/>
                <w:highlight w:val="none"/>
                <w:lang w:val="en-US" w:eastAsia="zh-CN" w:bidi="ar-SA"/>
                <w:rPrChange w:id="155" w:author="李雅静" w:date="2025-12-02T13:50:58Z">
                  <w:rPr>
                    <w:rFonts w:hint="default" w:ascii="Times New Roman" w:hAnsi="Times New Roman" w:eastAsia="宋体" w:cs="Times New Roman"/>
                    <w:color w:val="auto"/>
                    <w:kern w:val="2"/>
                    <w:sz w:val="21"/>
                    <w:szCs w:val="21"/>
                    <w:highlight w:val="none"/>
                    <w:lang w:val="en-US" w:eastAsia="zh-CN" w:bidi="ar-SA"/>
                  </w:rPr>
                </w:rPrChange>
              </w:rPr>
            </w:pPr>
            <w:r>
              <w:rPr>
                <w:rFonts w:hint="default" w:ascii="Times New Roman" w:hAnsi="Times New Roman" w:eastAsia="宋体" w:cs="Times New Roman"/>
                <w:strike/>
                <w:color w:val="auto"/>
                <w:kern w:val="2"/>
                <w:sz w:val="21"/>
                <w:szCs w:val="21"/>
                <w:lang w:val="en-US" w:eastAsia="zh" w:bidi="ar-SA"/>
                <w:rPrChange w:id="156" w:author="李雅静" w:date="2025-12-02T13:50:58Z">
                  <w:rPr>
                    <w:rFonts w:hint="default" w:ascii="Times New Roman" w:hAnsi="Times New Roman" w:eastAsia="宋体" w:cs="Times New Roman"/>
                    <w:color w:val="auto"/>
                    <w:kern w:val="2"/>
                    <w:sz w:val="21"/>
                    <w:szCs w:val="21"/>
                    <w:lang w:val="en-US" w:eastAsia="zh" w:bidi="ar-SA"/>
                  </w:rPr>
                </w:rPrChange>
              </w:rPr>
              <w:t>Not applicable</w:t>
            </w:r>
          </w:p>
        </w:tc>
        <w:tc>
          <w:tcPr>
            <w:tcW w:w="787" w:type="dxa"/>
            <w:vAlign w:val="center"/>
          </w:tcPr>
          <w:p w14:paraId="4C33CCBC">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strike/>
                <w:color w:val="auto"/>
                <w:kern w:val="2"/>
                <w:sz w:val="21"/>
                <w:szCs w:val="21"/>
                <w:highlight w:val="none"/>
                <w:lang w:val="en-US" w:eastAsia="zh-CN" w:bidi="ar-SA"/>
                <w:rPrChange w:id="157" w:author="李雅静" w:date="2025-12-02T13:50:58Z">
                  <w:rPr>
                    <w:rFonts w:hint="default" w:ascii="Times New Roman" w:hAnsi="Times New Roman" w:eastAsia="宋体" w:cs="Times New Roman"/>
                    <w:color w:val="auto"/>
                    <w:kern w:val="2"/>
                    <w:sz w:val="21"/>
                    <w:szCs w:val="21"/>
                    <w:highlight w:val="none"/>
                    <w:lang w:val="en-US" w:eastAsia="zh-CN" w:bidi="ar-SA"/>
                  </w:rPr>
                </w:rPrChange>
              </w:rPr>
            </w:pPr>
            <w:r>
              <w:rPr>
                <w:rFonts w:hint="default" w:ascii="Times New Roman" w:hAnsi="Times New Roman" w:eastAsia="宋体" w:cs="Times New Roman"/>
                <w:strike/>
                <w:color w:val="auto"/>
                <w:kern w:val="2"/>
                <w:sz w:val="21"/>
                <w:szCs w:val="21"/>
                <w:highlight w:val="none"/>
                <w:lang w:val="en-US" w:eastAsia="zh-CN" w:bidi="ar-SA"/>
                <w:rPrChange w:id="158" w:author="李雅静" w:date="2025-12-02T13:50:58Z">
                  <w:rPr>
                    <w:rFonts w:hint="default" w:ascii="Times New Roman" w:hAnsi="Times New Roman" w:eastAsia="宋体" w:cs="Times New Roman"/>
                    <w:color w:val="auto"/>
                    <w:kern w:val="2"/>
                    <w:sz w:val="21"/>
                    <w:szCs w:val="21"/>
                    <w:highlight w:val="none"/>
                    <w:lang w:val="en-US" w:eastAsia="zh-CN" w:bidi="ar-SA"/>
                  </w:rPr>
                </w:rPrChange>
              </w:rPr>
              <w:t>/</w:t>
            </w:r>
          </w:p>
        </w:tc>
        <w:tc>
          <w:tcPr>
            <w:tcW w:w="1007" w:type="dxa"/>
            <w:vAlign w:val="center"/>
          </w:tcPr>
          <w:p w14:paraId="2C83D39A">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strike/>
                <w:color w:val="auto"/>
                <w:kern w:val="2"/>
                <w:sz w:val="21"/>
                <w:szCs w:val="21"/>
                <w:highlight w:val="none"/>
                <w:lang w:val="en-US" w:eastAsia="zh-CN" w:bidi="ar-SA"/>
                <w:rPrChange w:id="159" w:author="李雅静" w:date="2025-12-02T13:50:58Z">
                  <w:rPr>
                    <w:rFonts w:hint="default" w:ascii="Times New Roman" w:hAnsi="Times New Roman" w:eastAsia="宋体" w:cs="Times New Roman"/>
                    <w:color w:val="auto"/>
                    <w:kern w:val="2"/>
                    <w:sz w:val="21"/>
                    <w:szCs w:val="21"/>
                    <w:highlight w:val="none"/>
                    <w:lang w:val="en-US" w:eastAsia="zh-CN" w:bidi="ar-SA"/>
                  </w:rPr>
                </w:rPrChange>
              </w:rPr>
            </w:pPr>
            <w:r>
              <w:rPr>
                <w:rFonts w:hint="default" w:ascii="Times New Roman" w:hAnsi="Times New Roman" w:eastAsia="宋体" w:cs="Times New Roman"/>
                <w:strike/>
                <w:color w:val="auto"/>
                <w:kern w:val="2"/>
                <w:sz w:val="21"/>
                <w:szCs w:val="21"/>
                <w:highlight w:val="none"/>
                <w:lang w:val="en-US" w:eastAsia="zh-CN" w:bidi="ar-SA"/>
                <w:rPrChange w:id="160" w:author="李雅静" w:date="2025-12-02T13:50:58Z">
                  <w:rPr>
                    <w:rFonts w:hint="default" w:ascii="Times New Roman" w:hAnsi="Times New Roman" w:eastAsia="宋体" w:cs="Times New Roman"/>
                    <w:color w:val="auto"/>
                    <w:kern w:val="2"/>
                    <w:sz w:val="21"/>
                    <w:szCs w:val="21"/>
                    <w:highlight w:val="none"/>
                    <w:lang w:val="en-US" w:eastAsia="zh-CN" w:bidi="ar-SA"/>
                  </w:rPr>
                </w:rPrChange>
              </w:rPr>
              <w:t>/</w:t>
            </w:r>
          </w:p>
        </w:tc>
        <w:tc>
          <w:tcPr>
            <w:tcW w:w="1234" w:type="dxa"/>
            <w:vAlign w:val="center"/>
          </w:tcPr>
          <w:p w14:paraId="20B4B405">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strike/>
                <w:color w:val="auto"/>
                <w:sz w:val="21"/>
                <w:szCs w:val="21"/>
                <w:highlight w:val="none"/>
                <w:lang w:val="en-US" w:eastAsia="zh-CN"/>
                <w:rPrChange w:id="161" w:author="李雅静" w:date="2025-12-02T13:50:58Z">
                  <w:rPr>
                    <w:rFonts w:hint="default" w:ascii="Times New Roman" w:hAnsi="Times New Roman" w:eastAsia="宋体" w:cs="Times New Roman"/>
                    <w:color w:val="auto"/>
                    <w:sz w:val="21"/>
                    <w:szCs w:val="21"/>
                    <w:highlight w:val="none"/>
                    <w:lang w:val="en-US" w:eastAsia="zh-CN"/>
                  </w:rPr>
                </w:rPrChange>
              </w:rPr>
            </w:pPr>
            <w:del w:id="162" w:author="李雅静" w:date="2025-12-02T13:50:55Z">
              <w:r>
                <w:rPr>
                  <w:rFonts w:hint="default" w:ascii="Times New Roman" w:hAnsi="Times New Roman" w:eastAsia="宋体" w:cs="Times New Roman"/>
                  <w:strike/>
                  <w:color w:val="auto"/>
                  <w:sz w:val="21"/>
                  <w:szCs w:val="21"/>
                  <w:highlight w:val="none"/>
                  <w:lang w:val="en-US" w:eastAsia="zh-CN"/>
                  <w:rPrChange w:id="163" w:author="李雅静" w:date="2025-12-02T13:50:58Z">
                    <w:rPr>
                      <w:rFonts w:hint="default" w:ascii="Times New Roman" w:hAnsi="Times New Roman" w:eastAsia="宋体" w:cs="Times New Roman"/>
                      <w:color w:val="auto"/>
                      <w:sz w:val="21"/>
                      <w:szCs w:val="21"/>
                      <w:highlight w:val="none"/>
                      <w:lang w:val="en-US" w:eastAsia="zh-CN"/>
                    </w:rPr>
                  </w:rPrChange>
                </w:rPr>
                <w:delText>CS09</w:delText>
              </w:r>
            </w:del>
            <w:ins w:id="164" w:author="李雅静" w:date="2025-12-02T13:50:55Z">
              <w:r>
                <w:rPr>
                  <w:rFonts w:hint="eastAsia" w:ascii="Times New Roman" w:hAnsi="Times New Roman" w:cs="Times New Roman"/>
                  <w:strike/>
                  <w:color w:val="auto"/>
                  <w:sz w:val="21"/>
                  <w:szCs w:val="21"/>
                  <w:highlight w:val="none"/>
                  <w:lang w:val="en-US" w:eastAsia="zh-CN"/>
                  <w:rPrChange w:id="165" w:author="李雅静" w:date="2025-12-02T13:50:58Z">
                    <w:rPr>
                      <w:rFonts w:hint="eastAsia" w:ascii="Times New Roman" w:hAnsi="Times New Roman" w:cs="Times New Roman"/>
                      <w:color w:val="auto"/>
                      <w:sz w:val="21"/>
                      <w:szCs w:val="21"/>
                      <w:highlight w:val="none"/>
                      <w:lang w:val="en-US" w:eastAsia="zh-CN"/>
                    </w:rPr>
                  </w:rPrChange>
                </w:rPr>
                <w:t>/</w:t>
              </w:r>
            </w:ins>
          </w:p>
        </w:tc>
      </w:tr>
      <w:tr w14:paraId="4F69E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vAlign w:val="center"/>
          </w:tcPr>
          <w:p w14:paraId="05C982E5">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SRS_005</w:t>
            </w:r>
          </w:p>
        </w:tc>
        <w:tc>
          <w:tcPr>
            <w:tcW w:w="1398" w:type="dxa"/>
            <w:gridSpan w:val="2"/>
            <w:vAlign w:val="center"/>
          </w:tcPr>
          <w:p w14:paraId="63A7D904">
            <w:pPr>
              <w:pStyle w:val="38"/>
              <w:keepNext w:val="0"/>
              <w:keepLines w:val="0"/>
              <w:widowControl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sz w:val="21"/>
                <w:szCs w:val="21"/>
                <w:highlight w:val="none"/>
              </w:rPr>
            </w:pPr>
            <w:r>
              <w:rPr>
                <w:rFonts w:hint="default" w:ascii="Times New Roman" w:hAnsi="Times New Roman" w:eastAsia="Times New Roman" w:cs="Times New Roman"/>
                <w:color w:val="000000"/>
                <w:szCs w:val="21"/>
              </w:rPr>
              <w:t>Product constraint</w:t>
            </w:r>
          </w:p>
        </w:tc>
        <w:tc>
          <w:tcPr>
            <w:tcW w:w="3128" w:type="dxa"/>
            <w:gridSpan w:val="2"/>
            <w:vAlign w:val="center"/>
          </w:tcPr>
          <w:p w14:paraId="3D3C2050">
            <w:pPr>
              <w:pStyle w:val="38"/>
              <w:keepNext w:val="0"/>
              <w:keepLines w:val="0"/>
              <w:widowControl w:val="0"/>
              <w:suppressLineNumbers w:val="0"/>
              <w:spacing w:before="0" w:beforeAutospacing="0" w:after="0" w:afterAutospacing="0"/>
              <w:ind w:left="0" w:leftChars="0" w:right="0" w:rightChars="0" w:firstLine="0" w:firstLineChars="0"/>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CN" w:bidi="ar-SA"/>
                <w:woUserID w:val="2"/>
              </w:rPr>
              <w:t xml:space="preserve">Password length must be 8-20 characters and include both letters and numbers. </w:t>
            </w:r>
          </w:p>
        </w:tc>
        <w:tc>
          <w:tcPr>
            <w:tcW w:w="1415" w:type="dxa"/>
            <w:gridSpan w:val="2"/>
            <w:vAlign w:val="center"/>
          </w:tcPr>
          <w:p w14:paraId="36BEE689">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CN" w:bidi="ar-SA"/>
                <w:woUserID w:val="2"/>
              </w:rPr>
              <w:t xml:space="preserve">Adjust password length and format requirements </w:t>
            </w:r>
          </w:p>
        </w:tc>
        <w:tc>
          <w:tcPr>
            <w:tcW w:w="787" w:type="dxa"/>
            <w:vAlign w:val="center"/>
          </w:tcPr>
          <w:p w14:paraId="3A484973">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rPr>
              <w:t>Major version X （significant enhancement)</w:t>
            </w:r>
          </w:p>
        </w:tc>
        <w:tc>
          <w:tcPr>
            <w:tcW w:w="1007" w:type="dxa"/>
            <w:vAlign w:val="center"/>
          </w:tcPr>
          <w:p w14:paraId="2934F788">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rPr>
              <w:t>Yes, users cannot operate correctly by following the original manual.</w:t>
            </w:r>
          </w:p>
        </w:tc>
        <w:tc>
          <w:tcPr>
            <w:tcW w:w="1234" w:type="dxa"/>
            <w:vAlign w:val="center"/>
          </w:tcPr>
          <w:p w14:paraId="55A034E1">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lang w:val="en-US" w:eastAsia="zh-CN"/>
              </w:rPr>
            </w:pPr>
            <w:del w:id="166" w:author="李雅静" w:date="2025-12-02T13:51:00Z">
              <w:r>
                <w:rPr>
                  <w:rFonts w:hint="default" w:ascii="Times New Roman" w:hAnsi="Times New Roman" w:eastAsia="宋体" w:cs="Times New Roman"/>
                  <w:color w:val="auto"/>
                  <w:sz w:val="21"/>
                  <w:szCs w:val="21"/>
                  <w:highlight w:val="none"/>
                  <w:lang w:val="en-US" w:eastAsia="zh-CN"/>
                </w:rPr>
                <w:delText>CS04</w:delText>
              </w:r>
            </w:del>
            <w:ins w:id="167" w:author="李雅静" w:date="2025-12-02T13:51:00Z">
              <w:r>
                <w:rPr>
                  <w:rFonts w:hint="eastAsia" w:ascii="Times New Roman" w:hAnsi="Times New Roman" w:cs="Times New Roman"/>
                  <w:color w:val="auto"/>
                  <w:sz w:val="21"/>
                  <w:szCs w:val="21"/>
                  <w:highlight w:val="none"/>
                  <w:lang w:val="en-US" w:eastAsia="zh-CN"/>
                </w:rPr>
                <w:t>/</w:t>
              </w:r>
            </w:ins>
          </w:p>
        </w:tc>
      </w:tr>
      <w:tr w14:paraId="0989B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vAlign w:val="center"/>
          </w:tcPr>
          <w:p w14:paraId="33BA86F3">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SRS_006</w:t>
            </w:r>
          </w:p>
        </w:tc>
        <w:tc>
          <w:tcPr>
            <w:tcW w:w="1398" w:type="dxa"/>
            <w:gridSpan w:val="2"/>
            <w:vAlign w:val="center"/>
          </w:tcPr>
          <w:p w14:paraId="6FB65D85">
            <w:pPr>
              <w:pStyle w:val="38"/>
              <w:keepNext w:val="0"/>
              <w:keepLines w:val="0"/>
              <w:widowControl w:val="0"/>
              <w:numPr>
                <w:ilvl w:val="0"/>
                <w:numId w:val="0"/>
              </w:numPr>
              <w:suppressLineNumbers w:val="0"/>
              <w:adjustRightInd w:val="0"/>
              <w:snapToGrid w:val="0"/>
              <w:spacing w:before="0" w:beforeAutospacing="0" w:after="0" w:afterAutospacing="0"/>
              <w:ind w:left="0" w:leftChars="0" w:right="0" w:rightChars="0" w:firstLine="0" w:firstLineChars="0"/>
              <w:jc w:val="both"/>
              <w:outlineLvl w:val="0"/>
              <w:rPr>
                <w:rFonts w:hint="default" w:ascii="Times New Roman" w:hAnsi="Times New Roman" w:eastAsia="宋体" w:cs="Times New Roman"/>
                <w:color w:val="auto"/>
                <w:sz w:val="21"/>
                <w:szCs w:val="21"/>
                <w:highlight w:val="none"/>
              </w:rPr>
            </w:pPr>
            <w:r>
              <w:rPr>
                <w:rFonts w:hint="default" w:ascii="Times New Roman" w:hAnsi="Times New Roman" w:eastAsia="Times New Roman" w:cs="Times New Roman"/>
                <w:color w:val="000000"/>
                <w:szCs w:val="21"/>
              </w:rPr>
              <w:t>User interface</w:t>
            </w:r>
          </w:p>
        </w:tc>
        <w:tc>
          <w:tcPr>
            <w:tcW w:w="3128" w:type="dxa"/>
            <w:gridSpan w:val="2"/>
            <w:vAlign w:val="center"/>
          </w:tcPr>
          <w:p w14:paraId="1D8FB494">
            <w:pPr>
              <w:pStyle w:val="38"/>
              <w:keepNext w:val="0"/>
              <w:keepLines w:val="0"/>
              <w:widowControl w:val="0"/>
              <w:suppressLineNumbers w:val="0"/>
              <w:spacing w:before="0" w:beforeAutospacing="0" w:after="0" w:afterAutospacing="0"/>
              <w:ind w:left="0" w:leftChars="0" w:right="0" w:rightChars="0" w:firstLine="0" w:firstLineChars="0"/>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Times New Roman" w:cs="Times New Roman"/>
                <w:color w:val="000000"/>
                <w:szCs w:val="21"/>
              </w:rPr>
              <w:t>The system has a text and graphical operation interface, which is concise and clear, and the text interface is easy to understand.</w:t>
            </w:r>
          </w:p>
        </w:tc>
        <w:tc>
          <w:tcPr>
            <w:tcW w:w="1415" w:type="dxa"/>
            <w:gridSpan w:val="2"/>
            <w:vAlign w:val="center"/>
          </w:tcPr>
          <w:p w14:paraId="7C2973D6">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rPr>
              <w:t>Adjust page layout</w:t>
            </w:r>
          </w:p>
        </w:tc>
        <w:tc>
          <w:tcPr>
            <w:tcW w:w="787" w:type="dxa"/>
            <w:vAlign w:val="center"/>
          </w:tcPr>
          <w:p w14:paraId="6BAC29FA">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rPr>
              <w:t>Major version X （significant enhancement)</w:t>
            </w:r>
          </w:p>
        </w:tc>
        <w:tc>
          <w:tcPr>
            <w:tcW w:w="1007" w:type="dxa"/>
            <w:vAlign w:val="center"/>
          </w:tcPr>
          <w:p w14:paraId="7F991E0B">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rPr>
              <w:t>Yes, users cannot operate correctly by following the original manual.</w:t>
            </w:r>
          </w:p>
        </w:tc>
        <w:tc>
          <w:tcPr>
            <w:tcW w:w="1234" w:type="dxa"/>
            <w:vAlign w:val="center"/>
          </w:tcPr>
          <w:p w14:paraId="5969BCA4">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rPr>
            </w:pPr>
            <w:del w:id="168" w:author="李雅静" w:date="2025-12-02T13:51:03Z">
              <w:r>
                <w:rPr>
                  <w:rFonts w:hint="default" w:ascii="Times New Roman" w:hAnsi="Times New Roman" w:eastAsia="宋体" w:cs="Times New Roman"/>
                  <w:color w:val="auto"/>
                  <w:sz w:val="21"/>
                  <w:szCs w:val="21"/>
                  <w:highlight w:val="none"/>
                  <w:lang w:eastAsia="zh"/>
                  <w:woUserID w:val="1"/>
                </w:rPr>
                <w:delText>CS13</w:delText>
              </w:r>
            </w:del>
            <w:del w:id="169" w:author="李雅静" w:date="2025-12-02T13:51:03Z">
              <w:r>
                <w:rPr>
                  <w:rFonts w:hint="default" w:ascii="Times New Roman" w:hAnsi="Times New Roman" w:cs="Times New Roman"/>
                  <w:color w:val="auto"/>
                  <w:sz w:val="21"/>
                  <w:szCs w:val="21"/>
                  <w:highlight w:val="none"/>
                  <w:lang w:eastAsia="zh-CN"/>
                  <w:woUserID w:val="1"/>
                </w:rPr>
                <w:delText xml:space="preserve">, </w:delText>
              </w:r>
            </w:del>
            <w:del w:id="170" w:author="李雅静" w:date="2025-12-02T13:51:03Z">
              <w:r>
                <w:rPr>
                  <w:rFonts w:hint="default" w:ascii="Times New Roman" w:hAnsi="Times New Roman" w:eastAsia="宋体" w:cs="Times New Roman"/>
                  <w:color w:val="auto"/>
                  <w:sz w:val="21"/>
                  <w:szCs w:val="21"/>
                  <w:highlight w:val="none"/>
                  <w:lang w:eastAsia="zh"/>
                  <w:woUserID w:val="1"/>
                </w:rPr>
                <w:delText>CS15</w:delText>
              </w:r>
            </w:del>
            <w:del w:id="171" w:author="李雅静" w:date="2025-12-02T13:51:03Z">
              <w:r>
                <w:rPr>
                  <w:rFonts w:hint="default" w:ascii="Times New Roman" w:hAnsi="Times New Roman" w:cs="Times New Roman"/>
                  <w:color w:val="auto"/>
                  <w:sz w:val="21"/>
                  <w:szCs w:val="21"/>
                  <w:highlight w:val="none"/>
                  <w:lang w:eastAsia="zh-CN"/>
                  <w:woUserID w:val="1"/>
                </w:rPr>
                <w:delText xml:space="preserve">, </w:delText>
              </w:r>
            </w:del>
            <w:r>
              <w:rPr>
                <w:rFonts w:hint="default" w:ascii="Times New Roman" w:hAnsi="Times New Roman" w:eastAsia="宋体" w:cs="Times New Roman"/>
                <w:color w:val="auto"/>
                <w:sz w:val="21"/>
                <w:szCs w:val="21"/>
                <w:highlight w:val="none"/>
              </w:rPr>
              <w:t>URS_001</w:t>
            </w:r>
          </w:p>
        </w:tc>
      </w:tr>
      <w:tr w14:paraId="37DD4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vAlign w:val="center"/>
          </w:tcPr>
          <w:p w14:paraId="519B8F6D">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SRS_007</w:t>
            </w:r>
          </w:p>
        </w:tc>
        <w:tc>
          <w:tcPr>
            <w:tcW w:w="1398" w:type="dxa"/>
            <w:gridSpan w:val="2"/>
            <w:vAlign w:val="center"/>
          </w:tcPr>
          <w:p w14:paraId="7E1BB337">
            <w:pPr>
              <w:pStyle w:val="20"/>
              <w:keepNext w:val="0"/>
              <w:keepLines w:val="0"/>
              <w:widowControl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sz w:val="21"/>
                <w:szCs w:val="21"/>
                <w:highlight w:val="none"/>
              </w:rPr>
            </w:pPr>
            <w:r>
              <w:rPr>
                <w:rFonts w:hint="default" w:ascii="Times New Roman" w:hAnsi="Times New Roman" w:cs="Times New Roman"/>
                <w:color w:val="auto"/>
                <w:sz w:val="21"/>
                <w:szCs w:val="21"/>
              </w:rPr>
              <w:t>Login</w:t>
            </w:r>
          </w:p>
        </w:tc>
        <w:tc>
          <w:tcPr>
            <w:tcW w:w="3128" w:type="dxa"/>
            <w:gridSpan w:val="2"/>
            <w:vAlign w:val="center"/>
          </w:tcPr>
          <w:p w14:paraId="68F30386">
            <w:pPr>
              <w:pStyle w:val="20"/>
              <w:keepNext w:val="0"/>
              <w:keepLines w:val="0"/>
              <w:widowControl w:val="0"/>
              <w:suppressLineNumbers w:val="0"/>
              <w:spacing w:before="0" w:beforeAutospacing="0" w:after="0" w:afterAutospacing="0"/>
              <w:ind w:left="0" w:leftChars="0" w:right="0" w:rightChars="0" w:firstLine="0" w:firstLineChars="0"/>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Times New Roman" w:cs="Times New Roman"/>
                <w:color w:val="000000"/>
                <w:sz w:val="21"/>
                <w:szCs w:val="21"/>
              </w:rPr>
              <w:t>Enter the correct user name and password and log in to the account by clicking the login button.</w:t>
            </w:r>
          </w:p>
        </w:tc>
        <w:tc>
          <w:tcPr>
            <w:tcW w:w="1415" w:type="dxa"/>
            <w:gridSpan w:val="2"/>
            <w:vAlign w:val="center"/>
          </w:tcPr>
          <w:p w14:paraId="1D190D23">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kern w:val="2"/>
                <w:sz w:val="21"/>
                <w:szCs w:val="21"/>
                <w:lang w:val="en-US" w:eastAsia="zh" w:bidi="ar-SA"/>
              </w:rPr>
              <w:t>Adjust page layout</w:t>
            </w:r>
          </w:p>
        </w:tc>
        <w:tc>
          <w:tcPr>
            <w:tcW w:w="787" w:type="dxa"/>
            <w:vAlign w:val="center"/>
          </w:tcPr>
          <w:p w14:paraId="76B52593">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kern w:val="2"/>
                <w:sz w:val="21"/>
                <w:szCs w:val="21"/>
                <w:lang w:val="en-US" w:eastAsia="zh" w:bidi="ar-SA"/>
              </w:rPr>
              <w:t>Major version X （significant enhancement)</w:t>
            </w:r>
          </w:p>
        </w:tc>
        <w:tc>
          <w:tcPr>
            <w:tcW w:w="1007" w:type="dxa"/>
            <w:vAlign w:val="center"/>
          </w:tcPr>
          <w:p w14:paraId="1A60376F">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kern w:val="2"/>
                <w:sz w:val="21"/>
                <w:szCs w:val="21"/>
                <w:lang w:val="en-US" w:eastAsia="zh" w:bidi="ar-SA"/>
              </w:rPr>
              <w:t>Yes, users cannot operate correctly by following the original manual.</w:t>
            </w:r>
          </w:p>
        </w:tc>
        <w:tc>
          <w:tcPr>
            <w:tcW w:w="1234" w:type="dxa"/>
            <w:vAlign w:val="center"/>
          </w:tcPr>
          <w:p w14:paraId="4769C5ED">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rPr>
            </w:pPr>
            <w:del w:id="172" w:author="李雅静" w:date="2025-12-02T13:51:05Z">
              <w:r>
                <w:rPr>
                  <w:rFonts w:hint="default" w:ascii="Times New Roman" w:hAnsi="Times New Roman" w:eastAsia="宋体" w:cs="Times New Roman"/>
                  <w:color w:val="auto"/>
                  <w:sz w:val="21"/>
                  <w:szCs w:val="21"/>
                  <w:highlight w:val="none"/>
                  <w:woUserID w:val="1"/>
                </w:rPr>
                <w:delText>CS17</w:delText>
              </w:r>
            </w:del>
            <w:del w:id="173" w:author="李雅静" w:date="2025-12-02T13:51:05Z">
              <w:r>
                <w:rPr>
                  <w:rFonts w:hint="default" w:ascii="Times New Roman" w:hAnsi="Times New Roman" w:cs="Times New Roman"/>
                  <w:color w:val="auto"/>
                  <w:sz w:val="21"/>
                  <w:szCs w:val="21"/>
                  <w:highlight w:val="none"/>
                  <w:lang w:eastAsia="zh-CN"/>
                  <w:woUserID w:val="1"/>
                </w:rPr>
                <w:delText xml:space="preserve">, </w:delText>
              </w:r>
            </w:del>
            <w:r>
              <w:rPr>
                <w:rFonts w:hint="default" w:ascii="Times New Roman" w:hAnsi="Times New Roman" w:eastAsia="宋体" w:cs="Times New Roman"/>
                <w:color w:val="auto"/>
                <w:sz w:val="21"/>
                <w:szCs w:val="21"/>
                <w:highlight w:val="none"/>
              </w:rPr>
              <w:t>URS_002</w:t>
            </w:r>
          </w:p>
        </w:tc>
      </w:tr>
      <w:tr w14:paraId="34BFA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vAlign w:val="center"/>
          </w:tcPr>
          <w:p w14:paraId="24657CAD">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SRS_008</w:t>
            </w:r>
          </w:p>
        </w:tc>
        <w:tc>
          <w:tcPr>
            <w:tcW w:w="1398" w:type="dxa"/>
            <w:gridSpan w:val="2"/>
            <w:vAlign w:val="center"/>
          </w:tcPr>
          <w:p w14:paraId="3478DFC0">
            <w:pPr>
              <w:pStyle w:val="20"/>
              <w:keepNext w:val="0"/>
              <w:keepLines w:val="0"/>
              <w:widowControl/>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sz w:val="21"/>
                <w:szCs w:val="21"/>
                <w:highlight w:val="none"/>
              </w:rPr>
            </w:pPr>
            <w:r>
              <w:rPr>
                <w:rFonts w:hint="default" w:ascii="Times New Roman" w:hAnsi="Times New Roman" w:cs="Times New Roman"/>
                <w:color w:val="auto"/>
                <w:sz w:val="21"/>
                <w:szCs w:val="21"/>
                <w:lang w:val="en-US" w:eastAsia="zh-CN"/>
              </w:rPr>
              <w:t>Home</w:t>
            </w:r>
          </w:p>
        </w:tc>
        <w:tc>
          <w:tcPr>
            <w:tcW w:w="3128" w:type="dxa"/>
            <w:gridSpan w:val="2"/>
            <w:vAlign w:val="center"/>
          </w:tcPr>
          <w:p w14:paraId="680AFDBC">
            <w:pPr>
              <w:pStyle w:val="20"/>
              <w:keepNext w:val="0"/>
              <w:keepLines w:val="0"/>
              <w:widowControl w:val="0"/>
              <w:suppressLineNumbers w:val="0"/>
              <w:spacing w:before="0" w:beforeAutospacing="0" w:after="0" w:afterAutospacing="0"/>
              <w:ind w:left="0" w:leftChars="0" w:right="0" w:rightChars="0" w:firstLine="0" w:firstLineChars="0"/>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kern w:val="2"/>
                <w:sz w:val="21"/>
                <w:szCs w:val="21"/>
                <w:lang w:val="en-US" w:eastAsia="zh-CN" w:bidi="ar"/>
                <w:woUserID w:val="2"/>
              </w:rPr>
              <w:t xml:space="preserve">Provide </w:t>
            </w:r>
            <w:r>
              <w:rPr>
                <w:rFonts w:hint="default" w:ascii="Times New Roman" w:hAnsi="Times New Roman" w:cs="Times New Roman"/>
                <w:kern w:val="2"/>
                <w:sz w:val="21"/>
                <w:szCs w:val="21"/>
                <w:lang w:val="en-US" w:eastAsia="zh-CN" w:bidi="ar"/>
                <w:woUserID w:val="2"/>
              </w:rPr>
              <w:t>data overview</w:t>
            </w:r>
            <w:r>
              <w:rPr>
                <w:rFonts w:hint="default" w:ascii="Times New Roman" w:hAnsi="Times New Roman" w:eastAsia="宋体" w:cs="Times New Roman"/>
                <w:kern w:val="2"/>
                <w:sz w:val="21"/>
                <w:szCs w:val="21"/>
                <w:lang w:val="en-US" w:eastAsia="zh-CN" w:bidi="ar"/>
                <w:woUserID w:val="2"/>
              </w:rPr>
              <w:t xml:space="preserve">, view total number of users, total number of devices, number of online devices, total number of </w:t>
            </w:r>
            <w:r>
              <w:rPr>
                <w:rFonts w:hint="default" w:ascii="Times New Roman" w:hAnsi="Times New Roman" w:cs="Times New Roman"/>
                <w:kern w:val="2"/>
                <w:sz w:val="21"/>
                <w:szCs w:val="21"/>
                <w:lang w:val="en-US" w:eastAsia="zh" w:bidi="ar"/>
                <w:woUserID w:val="2"/>
              </w:rPr>
              <w:t>physician</w:t>
            </w:r>
            <w:r>
              <w:rPr>
                <w:rFonts w:hint="default" w:ascii="Times New Roman" w:hAnsi="Times New Roman" w:eastAsia="宋体" w:cs="Times New Roman"/>
                <w:kern w:val="2"/>
                <w:sz w:val="21"/>
                <w:szCs w:val="21"/>
                <w:lang w:val="en-US" w:eastAsia="zh-CN" w:bidi="ar"/>
                <w:woUserID w:val="2"/>
              </w:rPr>
              <w:t xml:space="preserve">s in overall situation. Display patients' compliance overview and treatment data overview, device status and usage. </w:t>
            </w:r>
          </w:p>
        </w:tc>
        <w:tc>
          <w:tcPr>
            <w:tcW w:w="1415" w:type="dxa"/>
            <w:gridSpan w:val="2"/>
            <w:vAlign w:val="center"/>
          </w:tcPr>
          <w:p w14:paraId="13EA6FC4">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rPr>
              <w:t>Adjust page layout</w:t>
            </w:r>
          </w:p>
        </w:tc>
        <w:tc>
          <w:tcPr>
            <w:tcW w:w="787" w:type="dxa"/>
            <w:vAlign w:val="center"/>
          </w:tcPr>
          <w:p w14:paraId="3CB9D398">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rPr>
              <w:t>Major version X （significant enhancement)</w:t>
            </w:r>
          </w:p>
        </w:tc>
        <w:tc>
          <w:tcPr>
            <w:tcW w:w="1007" w:type="dxa"/>
            <w:vAlign w:val="center"/>
          </w:tcPr>
          <w:p w14:paraId="609A6828">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rPr>
              <w:t>Yes, users cannot operate correctly by following the original manual.</w:t>
            </w:r>
          </w:p>
        </w:tc>
        <w:tc>
          <w:tcPr>
            <w:tcW w:w="1234" w:type="dxa"/>
            <w:vAlign w:val="center"/>
          </w:tcPr>
          <w:p w14:paraId="5B0965AF">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lang w:eastAsia="zh-CN"/>
              </w:rPr>
            </w:pPr>
            <w:r>
              <w:rPr>
                <w:rFonts w:hint="default" w:ascii="Times New Roman" w:hAnsi="Times New Roman" w:eastAsia="宋体" w:cs="Times New Roman"/>
                <w:color w:val="auto"/>
                <w:sz w:val="21"/>
                <w:szCs w:val="21"/>
                <w:highlight w:val="none"/>
                <w:lang w:val="en-US" w:eastAsia="zh-CN"/>
              </w:rPr>
              <w:t>URS_003</w:t>
            </w:r>
          </w:p>
        </w:tc>
      </w:tr>
      <w:tr w14:paraId="117C6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vAlign w:val="center"/>
          </w:tcPr>
          <w:p w14:paraId="2039E801">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SRS_009</w:t>
            </w:r>
          </w:p>
        </w:tc>
        <w:tc>
          <w:tcPr>
            <w:tcW w:w="1398" w:type="dxa"/>
            <w:gridSpan w:val="2"/>
            <w:vAlign w:val="center"/>
          </w:tcPr>
          <w:p w14:paraId="06376562">
            <w:pPr>
              <w:pStyle w:val="20"/>
              <w:keepNext w:val="0"/>
              <w:keepLines w:val="0"/>
              <w:widowControl/>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sz w:val="21"/>
                <w:szCs w:val="21"/>
                <w:highlight w:val="none"/>
              </w:rPr>
            </w:pPr>
            <w:r>
              <w:rPr>
                <w:rFonts w:hint="default" w:ascii="Times New Roman" w:hAnsi="Times New Roman" w:cs="Times New Roman"/>
                <w:color w:val="auto"/>
                <w:sz w:val="21"/>
                <w:szCs w:val="21"/>
              </w:rPr>
              <w:t>Patient</w:t>
            </w:r>
          </w:p>
        </w:tc>
        <w:tc>
          <w:tcPr>
            <w:tcW w:w="3128" w:type="dxa"/>
            <w:gridSpan w:val="2"/>
            <w:vAlign w:val="center"/>
          </w:tcPr>
          <w:p w14:paraId="65EB6AF3">
            <w:pPr>
              <w:pStyle w:val="20"/>
              <w:keepNext w:val="0"/>
              <w:keepLines w:val="0"/>
              <w:widowControl w:val="0"/>
              <w:suppressLineNumbers w:val="0"/>
              <w:spacing w:before="0" w:beforeAutospacing="0" w:after="0" w:afterAutospacing="0"/>
              <w:ind w:left="0" w:leftChars="0" w:right="0" w:rightChars="0" w:firstLine="0" w:firstLineChars="0"/>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kern w:val="2"/>
                <w:sz w:val="21"/>
                <w:szCs w:val="21"/>
                <w:lang w:val="en-US" w:eastAsia="zh-CN" w:bidi="ar"/>
                <w:woUserID w:val="2"/>
              </w:rPr>
              <w:t>Include patient list, add patients, search patients, and patient details content, manage patients, view data/reports, remotely control user devices, set parameters.</w:t>
            </w:r>
          </w:p>
        </w:tc>
        <w:tc>
          <w:tcPr>
            <w:tcW w:w="1415" w:type="dxa"/>
            <w:gridSpan w:val="2"/>
            <w:vAlign w:val="center"/>
          </w:tcPr>
          <w:p w14:paraId="2B363D73">
            <w:pPr>
              <w:pStyle w:val="38"/>
              <w:keepNext w:val="0"/>
              <w:keepLines w:val="0"/>
              <w:widowControl/>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lang w:val="en-US" w:eastAsia="zh" w:bidi="ar-SA"/>
              </w:rPr>
            </w:pPr>
            <w:r>
              <w:rPr>
                <w:rFonts w:hint="default" w:ascii="Times New Roman" w:hAnsi="Times New Roman" w:eastAsia="宋体" w:cs="Times New Roman"/>
                <w:color w:val="auto"/>
                <w:kern w:val="2"/>
                <w:sz w:val="21"/>
                <w:szCs w:val="21"/>
                <w:lang w:val="en-US" w:eastAsia="zh" w:bidi="ar-SA"/>
                <w:woUserID w:val="2"/>
              </w:rPr>
              <w:t xml:space="preserve">1. </w:t>
            </w:r>
            <w:r>
              <w:rPr>
                <w:rFonts w:hint="default" w:ascii="Times New Roman" w:hAnsi="Times New Roman" w:eastAsia="宋体" w:cs="Times New Roman"/>
                <w:color w:val="auto"/>
                <w:kern w:val="2"/>
                <w:sz w:val="21"/>
                <w:szCs w:val="21"/>
                <w:lang w:val="en-US" w:eastAsia="zh" w:bidi="ar-SA"/>
              </w:rPr>
              <w:t>Adjust page layout</w:t>
            </w:r>
          </w:p>
          <w:p w14:paraId="58196482">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CN" w:bidi="ar-SA"/>
                <w:woUserID w:val="2"/>
              </w:rPr>
              <w:t xml:space="preserve">2. </w:t>
            </w:r>
            <w:r>
              <w:rPr>
                <w:rFonts w:hint="default" w:ascii="Times New Roman" w:hAnsi="Times New Roman" w:eastAsia="宋体" w:cs="Times New Roman"/>
                <w:color w:val="auto"/>
                <w:kern w:val="2"/>
                <w:sz w:val="21"/>
                <w:szCs w:val="21"/>
                <w:lang w:val="en-US" w:eastAsia="zh" w:bidi="ar-SA"/>
                <w:woUserID w:val="2"/>
              </w:rPr>
              <w:t>Add adjustable parameters</w:t>
            </w:r>
          </w:p>
        </w:tc>
        <w:tc>
          <w:tcPr>
            <w:tcW w:w="787" w:type="dxa"/>
            <w:vAlign w:val="center"/>
          </w:tcPr>
          <w:p w14:paraId="71A7CE46">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rPr>
              <w:t>Major version X （significant enhancement)</w:t>
            </w:r>
          </w:p>
        </w:tc>
        <w:tc>
          <w:tcPr>
            <w:tcW w:w="1007" w:type="dxa"/>
            <w:vAlign w:val="center"/>
          </w:tcPr>
          <w:p w14:paraId="714A0433">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rPr>
              <w:t>Yes, users cannot operate correctly by following the original manual.</w:t>
            </w:r>
          </w:p>
        </w:tc>
        <w:tc>
          <w:tcPr>
            <w:tcW w:w="1234" w:type="dxa"/>
            <w:vAlign w:val="center"/>
          </w:tcPr>
          <w:p w14:paraId="303DD63D">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URS_00</w:t>
            </w:r>
            <w:r>
              <w:rPr>
                <w:rFonts w:hint="default" w:ascii="Times New Roman" w:hAnsi="Times New Roman" w:eastAsia="宋体" w:cs="Times New Roman"/>
                <w:color w:val="auto"/>
                <w:sz w:val="21"/>
                <w:szCs w:val="21"/>
                <w:highlight w:val="none"/>
                <w:lang w:eastAsia="zh"/>
              </w:rPr>
              <w:t>4</w:t>
            </w:r>
          </w:p>
        </w:tc>
      </w:tr>
      <w:tr w14:paraId="6942A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vAlign w:val="center"/>
          </w:tcPr>
          <w:p w14:paraId="0410E3F6">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SRS_010</w:t>
            </w:r>
          </w:p>
        </w:tc>
        <w:tc>
          <w:tcPr>
            <w:tcW w:w="1398" w:type="dxa"/>
            <w:gridSpan w:val="2"/>
            <w:vAlign w:val="center"/>
          </w:tcPr>
          <w:p w14:paraId="24847291">
            <w:pPr>
              <w:pStyle w:val="20"/>
              <w:keepNext w:val="0"/>
              <w:keepLines w:val="0"/>
              <w:widowControl/>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sz w:val="21"/>
                <w:szCs w:val="21"/>
                <w:highlight w:val="none"/>
              </w:rPr>
            </w:pPr>
            <w:r>
              <w:rPr>
                <w:rFonts w:hint="default" w:ascii="Times New Roman" w:hAnsi="Times New Roman" w:cs="Times New Roman"/>
                <w:color w:val="auto"/>
                <w:sz w:val="21"/>
                <w:szCs w:val="21"/>
              </w:rPr>
              <w:t>Device</w:t>
            </w:r>
          </w:p>
        </w:tc>
        <w:tc>
          <w:tcPr>
            <w:tcW w:w="3128" w:type="dxa"/>
            <w:gridSpan w:val="2"/>
            <w:vAlign w:val="center"/>
          </w:tcPr>
          <w:p w14:paraId="419B0032">
            <w:pPr>
              <w:pStyle w:val="20"/>
              <w:keepNext w:val="0"/>
              <w:keepLines w:val="0"/>
              <w:widowControl w:val="0"/>
              <w:suppressLineNumbers w:val="0"/>
              <w:spacing w:before="0" w:beforeAutospacing="0" w:after="0" w:afterAutospacing="0"/>
              <w:ind w:left="0" w:leftChars="0" w:right="0" w:rightChars="0" w:firstLine="0" w:firstLineChars="0"/>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kern w:val="2"/>
                <w:sz w:val="21"/>
                <w:szCs w:val="21"/>
                <w:lang w:val="en-US" w:eastAsia="zh-CN" w:bidi="ar"/>
                <w:woUserID w:val="2"/>
              </w:rPr>
              <w:t>Include device list, device search, and basic information viewing.</w:t>
            </w:r>
          </w:p>
        </w:tc>
        <w:tc>
          <w:tcPr>
            <w:tcW w:w="1415" w:type="dxa"/>
            <w:gridSpan w:val="2"/>
            <w:vAlign w:val="center"/>
          </w:tcPr>
          <w:p w14:paraId="68F5AD36">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ins w:id="174" w:author="李雅静" w:date="2025-11-20T11:26:57Z">
              <w:r>
                <w:rPr>
                  <w:rFonts w:hint="eastAsia" w:ascii="Times New Roman" w:hAnsi="Times New Roman" w:eastAsia="宋体" w:cs="Times New Roman"/>
                  <w:color w:val="auto"/>
                  <w:kern w:val="2"/>
                  <w:sz w:val="21"/>
                  <w:szCs w:val="21"/>
                  <w:lang w:val="en-US" w:eastAsia="zh-CN" w:bidi="ar-SA"/>
                </w:rPr>
                <w:t>/</w:t>
              </w:r>
            </w:ins>
            <w:r>
              <w:rPr>
                <w:rFonts w:hint="default" w:ascii="Times New Roman" w:hAnsi="Times New Roman" w:eastAsia="宋体" w:cs="Times New Roman"/>
                <w:color w:val="auto"/>
                <w:kern w:val="2"/>
                <w:sz w:val="21"/>
                <w:szCs w:val="21"/>
                <w:lang w:val="en-US" w:eastAsia="zh" w:bidi="ar-SA"/>
              </w:rPr>
              <w:t>Adjust page layout</w:t>
            </w:r>
          </w:p>
        </w:tc>
        <w:tc>
          <w:tcPr>
            <w:tcW w:w="787" w:type="dxa"/>
            <w:vAlign w:val="center"/>
          </w:tcPr>
          <w:p w14:paraId="0C18F7E0">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rPr>
              <w:t>Major version X （significant enhancement)</w:t>
            </w:r>
          </w:p>
        </w:tc>
        <w:tc>
          <w:tcPr>
            <w:tcW w:w="1007" w:type="dxa"/>
            <w:vAlign w:val="center"/>
          </w:tcPr>
          <w:p w14:paraId="5A679CA3">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 w:bidi="ar-SA"/>
              </w:rPr>
            </w:pPr>
            <w:r>
              <w:rPr>
                <w:rFonts w:hint="default" w:ascii="Times New Roman" w:hAnsi="Times New Roman" w:eastAsia="宋体" w:cs="Times New Roman"/>
                <w:color w:val="auto"/>
                <w:kern w:val="2"/>
                <w:sz w:val="21"/>
                <w:szCs w:val="21"/>
                <w:lang w:val="en-US" w:eastAsia="zh" w:bidi="ar-SA"/>
              </w:rPr>
              <w:t>Yes, users cannot operate correctly by following the original manual.</w:t>
            </w:r>
          </w:p>
        </w:tc>
        <w:tc>
          <w:tcPr>
            <w:tcW w:w="1234" w:type="dxa"/>
            <w:vAlign w:val="center"/>
          </w:tcPr>
          <w:p w14:paraId="6822298D">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lang w:eastAsia="zh-CN"/>
              </w:rPr>
            </w:pPr>
            <w:r>
              <w:rPr>
                <w:rFonts w:hint="default" w:ascii="Times New Roman" w:hAnsi="Times New Roman" w:eastAsia="宋体" w:cs="Times New Roman"/>
                <w:color w:val="auto"/>
                <w:sz w:val="21"/>
                <w:szCs w:val="21"/>
                <w:highlight w:val="none"/>
              </w:rPr>
              <w:t>URS_00</w:t>
            </w:r>
            <w:r>
              <w:rPr>
                <w:rFonts w:hint="default" w:ascii="Times New Roman" w:hAnsi="Times New Roman" w:eastAsia="宋体" w:cs="Times New Roman"/>
                <w:color w:val="auto"/>
                <w:sz w:val="21"/>
                <w:szCs w:val="21"/>
                <w:highlight w:val="none"/>
                <w:lang w:eastAsia="zh"/>
              </w:rPr>
              <w:t>5</w:t>
            </w:r>
          </w:p>
        </w:tc>
      </w:tr>
      <w:tr w14:paraId="7E616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vAlign w:val="center"/>
          </w:tcPr>
          <w:p w14:paraId="5EC9CAD8">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SRS_011</w:t>
            </w:r>
          </w:p>
        </w:tc>
        <w:tc>
          <w:tcPr>
            <w:tcW w:w="1398" w:type="dxa"/>
            <w:gridSpan w:val="2"/>
            <w:vAlign w:val="center"/>
          </w:tcPr>
          <w:p w14:paraId="6D640240">
            <w:pPr>
              <w:pStyle w:val="20"/>
              <w:keepNext w:val="0"/>
              <w:keepLines w:val="0"/>
              <w:widowControl/>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sz w:val="21"/>
                <w:szCs w:val="21"/>
                <w:highlight w:val="none"/>
              </w:rPr>
            </w:pPr>
            <w:r>
              <w:rPr>
                <w:rFonts w:hint="default" w:ascii="Times New Roman" w:hAnsi="Times New Roman" w:cs="Times New Roman"/>
                <w:color w:val="auto"/>
                <w:sz w:val="21"/>
                <w:szCs w:val="21"/>
              </w:rPr>
              <w:t>Organization</w:t>
            </w:r>
          </w:p>
        </w:tc>
        <w:tc>
          <w:tcPr>
            <w:tcW w:w="3128" w:type="dxa"/>
            <w:gridSpan w:val="2"/>
            <w:vAlign w:val="center"/>
          </w:tcPr>
          <w:p w14:paraId="26136C27">
            <w:pPr>
              <w:pStyle w:val="20"/>
              <w:keepNext w:val="0"/>
              <w:keepLines w:val="0"/>
              <w:widowControl w:val="0"/>
              <w:suppressLineNumbers w:val="0"/>
              <w:spacing w:before="0" w:beforeAutospacing="0" w:after="0" w:afterAutospacing="0"/>
              <w:ind w:left="0" w:leftChars="0" w:right="0" w:rightChars="0" w:firstLine="0" w:firstLineChars="0"/>
              <w:jc w:val="left"/>
              <w:rPr>
                <w:rFonts w:hint="default" w:ascii="Times New Roman" w:hAnsi="Times New Roman" w:eastAsia="宋体" w:cs="Times New Roman"/>
                <w:color w:val="auto"/>
                <w:sz w:val="21"/>
                <w:szCs w:val="21"/>
                <w:lang w:eastAsia="zh-CN"/>
                <w:woUserID w:val="2"/>
              </w:rPr>
            </w:pPr>
            <w:r>
              <w:rPr>
                <w:rFonts w:hint="default" w:ascii="Times New Roman" w:hAnsi="Times New Roman" w:eastAsia="宋体" w:cs="Times New Roman"/>
                <w:color w:val="auto"/>
                <w:sz w:val="21"/>
                <w:szCs w:val="21"/>
                <w:lang w:eastAsia="zh-CN"/>
                <w:woUserID w:val="2"/>
              </w:rPr>
              <w:t>Maintain and edit organizational information.</w:t>
            </w:r>
            <w:r>
              <w:rPr>
                <w:rFonts w:hint="default" w:ascii="Times New Roman" w:hAnsi="Times New Roman" w:cs="Times New Roman"/>
                <w:color w:val="auto"/>
                <w:sz w:val="21"/>
                <w:szCs w:val="21"/>
                <w:lang w:eastAsia="zh"/>
                <w:woUserID w:val="2"/>
              </w:rPr>
              <w:t xml:space="preserve"> </w:t>
            </w:r>
            <w:r>
              <w:rPr>
                <w:rFonts w:hint="default" w:ascii="Times New Roman" w:hAnsi="Times New Roman" w:eastAsia="宋体" w:cs="Times New Roman"/>
                <w:color w:val="auto"/>
                <w:sz w:val="21"/>
                <w:szCs w:val="21"/>
                <w:lang w:eastAsia="zh-CN"/>
                <w:woUserID w:val="2"/>
              </w:rPr>
              <w:t xml:space="preserve">Add and view associated </w:t>
            </w:r>
            <w:r>
              <w:rPr>
                <w:rFonts w:hint="default" w:ascii="Times New Roman" w:hAnsi="Times New Roman" w:cs="Times New Roman"/>
                <w:color w:val="auto"/>
                <w:sz w:val="21"/>
                <w:szCs w:val="21"/>
                <w:lang w:eastAsia="zh"/>
                <w:woUserID w:val="2"/>
              </w:rPr>
              <w:t>physician</w:t>
            </w:r>
            <w:r>
              <w:rPr>
                <w:rFonts w:hint="default" w:ascii="Times New Roman" w:hAnsi="Times New Roman" w:eastAsia="宋体" w:cs="Times New Roman"/>
                <w:color w:val="auto"/>
                <w:sz w:val="21"/>
                <w:szCs w:val="21"/>
                <w:lang w:eastAsia="zh-CN"/>
                <w:woUserID w:val="2"/>
              </w:rPr>
              <w:t xml:space="preserve">s, </w:t>
            </w:r>
            <w:r>
              <w:rPr>
                <w:rFonts w:hint="default" w:ascii="Times New Roman" w:hAnsi="Times New Roman" w:cs="Times New Roman"/>
                <w:color w:val="auto"/>
                <w:sz w:val="21"/>
                <w:szCs w:val="21"/>
                <w:lang w:eastAsia="zh-CN"/>
                <w:woUserID w:val="2"/>
              </w:rPr>
              <w:t>unbind</w:t>
            </w:r>
            <w:r>
              <w:rPr>
                <w:rFonts w:hint="default" w:ascii="Times New Roman" w:hAnsi="Times New Roman" w:cs="Times New Roman"/>
                <w:color w:val="auto"/>
                <w:sz w:val="21"/>
                <w:szCs w:val="21"/>
                <w:lang w:eastAsia="zh"/>
                <w:woUserID w:val="2"/>
              </w:rPr>
              <w:t>, filter and view.</w:t>
            </w:r>
          </w:p>
          <w:p w14:paraId="0EDEA1B4">
            <w:pPr>
              <w:pStyle w:val="20"/>
              <w:keepNext w:val="0"/>
              <w:keepLines w:val="0"/>
              <w:widowControl w:val="0"/>
              <w:suppressLineNumbers w:val="0"/>
              <w:spacing w:before="0" w:beforeAutospacing="0" w:after="0" w:afterAutospacing="0"/>
              <w:ind w:left="0" w:leftChars="0" w:right="0" w:rightChars="0" w:firstLine="0" w:firstLineChars="0"/>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sz w:val="21"/>
                <w:szCs w:val="21"/>
                <w:lang w:eastAsia="zh"/>
                <w:woUserID w:val="2"/>
              </w:rPr>
              <w:t>M</w:t>
            </w:r>
            <w:r>
              <w:rPr>
                <w:rFonts w:hint="default" w:ascii="Times New Roman" w:hAnsi="Times New Roman" w:eastAsia="宋体" w:cs="Times New Roman"/>
                <w:color w:val="auto"/>
                <w:sz w:val="21"/>
                <w:szCs w:val="21"/>
                <w:lang w:eastAsia="zh-CN"/>
                <w:woUserID w:val="2"/>
              </w:rPr>
              <w:t>anage distributor</w:t>
            </w:r>
            <w:r>
              <w:rPr>
                <w:rFonts w:hint="default" w:ascii="Times New Roman" w:hAnsi="Times New Roman" w:cs="Times New Roman"/>
                <w:color w:val="auto"/>
                <w:sz w:val="21"/>
                <w:szCs w:val="21"/>
                <w:lang w:eastAsia="zh"/>
                <w:woUserID w:val="2"/>
              </w:rPr>
              <w:t xml:space="preserve"> and hospital</w:t>
            </w:r>
            <w:r>
              <w:rPr>
                <w:rFonts w:hint="default" w:ascii="Times New Roman" w:hAnsi="Times New Roman" w:eastAsia="宋体" w:cs="Times New Roman"/>
                <w:color w:val="auto"/>
                <w:sz w:val="21"/>
                <w:szCs w:val="21"/>
                <w:lang w:eastAsia="zh-CN"/>
                <w:woUserID w:val="2"/>
              </w:rPr>
              <w:t xml:space="preserve"> information</w:t>
            </w:r>
            <w:r>
              <w:rPr>
                <w:rFonts w:hint="default" w:ascii="Times New Roman" w:hAnsi="Times New Roman" w:cs="Times New Roman"/>
                <w:color w:val="auto"/>
                <w:sz w:val="21"/>
                <w:szCs w:val="21"/>
                <w:lang w:eastAsia="zh"/>
                <w:woUserID w:val="2"/>
              </w:rPr>
              <w:t xml:space="preserve">. </w:t>
            </w:r>
            <w:r>
              <w:rPr>
                <w:rFonts w:hint="default" w:ascii="Times New Roman" w:hAnsi="Times New Roman" w:eastAsia="宋体" w:cs="Times New Roman"/>
                <w:color w:val="auto"/>
                <w:sz w:val="21"/>
                <w:szCs w:val="21"/>
                <w:lang w:eastAsia="zh-CN"/>
                <w:woUserID w:val="2"/>
              </w:rPr>
              <w:t>Edit, delete accounts and reset passwords.</w:t>
            </w:r>
          </w:p>
        </w:tc>
        <w:tc>
          <w:tcPr>
            <w:tcW w:w="1415" w:type="dxa"/>
            <w:gridSpan w:val="2"/>
            <w:vAlign w:val="center"/>
          </w:tcPr>
          <w:p w14:paraId="7A919451">
            <w:pPr>
              <w:pStyle w:val="38"/>
              <w:keepNext w:val="0"/>
              <w:keepLines w:val="0"/>
              <w:widowControl/>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lang w:val="en-US" w:eastAsia="zh" w:bidi="ar-SA"/>
              </w:rPr>
            </w:pPr>
            <w:r>
              <w:rPr>
                <w:rFonts w:hint="default" w:ascii="Times New Roman" w:hAnsi="Times New Roman" w:eastAsia="宋体" w:cs="Times New Roman"/>
                <w:color w:val="auto"/>
                <w:kern w:val="2"/>
                <w:sz w:val="21"/>
                <w:szCs w:val="21"/>
                <w:lang w:val="en-US" w:eastAsia="zh" w:bidi="ar-SA"/>
                <w:woUserID w:val="2"/>
              </w:rPr>
              <w:t xml:space="preserve">1. </w:t>
            </w:r>
            <w:r>
              <w:rPr>
                <w:rFonts w:hint="default" w:ascii="Times New Roman" w:hAnsi="Times New Roman" w:eastAsia="宋体" w:cs="Times New Roman"/>
                <w:color w:val="auto"/>
                <w:kern w:val="2"/>
                <w:sz w:val="21"/>
                <w:szCs w:val="21"/>
                <w:lang w:val="en-US" w:eastAsia="zh" w:bidi="ar-SA"/>
              </w:rPr>
              <w:t>Adjust page layout</w:t>
            </w:r>
          </w:p>
          <w:p w14:paraId="5000116D">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woUserID w:val="2"/>
              </w:rPr>
              <w:t>2.</w:t>
            </w:r>
            <w:r>
              <w:rPr>
                <w:rFonts w:hint="default" w:ascii="Times New Roman" w:hAnsi="Times New Roman" w:eastAsia="宋体" w:cs="Times New Roman"/>
                <w:color w:val="auto"/>
                <w:kern w:val="2"/>
                <w:sz w:val="21"/>
                <w:szCs w:val="21"/>
                <w:lang w:val="en-US" w:eastAsia="zh-CN" w:bidi="ar-SA"/>
                <w:woUserID w:val="2"/>
              </w:rPr>
              <w:t xml:space="preserve"> </w:t>
            </w:r>
            <w:r>
              <w:rPr>
                <w:rFonts w:hint="default" w:ascii="Times New Roman" w:hAnsi="Times New Roman" w:eastAsia="宋体" w:cs="Times New Roman"/>
                <w:color w:val="auto"/>
                <w:kern w:val="2"/>
                <w:sz w:val="21"/>
                <w:szCs w:val="21"/>
                <w:lang w:val="en-US" w:eastAsia="zh" w:bidi="ar-SA"/>
                <w:woUserID w:val="2"/>
              </w:rPr>
              <w:t>Add features</w:t>
            </w:r>
          </w:p>
        </w:tc>
        <w:tc>
          <w:tcPr>
            <w:tcW w:w="787" w:type="dxa"/>
            <w:vAlign w:val="center"/>
          </w:tcPr>
          <w:p w14:paraId="1CB4D8C3">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rPr>
              <w:t>Major version X （significant enhancement)</w:t>
            </w:r>
          </w:p>
        </w:tc>
        <w:tc>
          <w:tcPr>
            <w:tcW w:w="1007" w:type="dxa"/>
            <w:vAlign w:val="center"/>
          </w:tcPr>
          <w:p w14:paraId="371612DE">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rPr>
              <w:t>Yes, users cannot operate correctly by following the original manual.</w:t>
            </w:r>
          </w:p>
        </w:tc>
        <w:tc>
          <w:tcPr>
            <w:tcW w:w="1234" w:type="dxa"/>
            <w:vAlign w:val="center"/>
          </w:tcPr>
          <w:p w14:paraId="0D476D8C">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URS_00</w:t>
            </w:r>
            <w:r>
              <w:rPr>
                <w:rFonts w:hint="default" w:ascii="Times New Roman" w:hAnsi="Times New Roman" w:eastAsia="宋体" w:cs="Times New Roman"/>
                <w:color w:val="auto"/>
                <w:sz w:val="21"/>
                <w:szCs w:val="21"/>
                <w:highlight w:val="none"/>
                <w:lang w:eastAsia="zh"/>
              </w:rPr>
              <w:t>6</w:t>
            </w:r>
          </w:p>
        </w:tc>
      </w:tr>
      <w:tr w14:paraId="19C18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vAlign w:val="center"/>
          </w:tcPr>
          <w:p w14:paraId="4953052B">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SRS_012</w:t>
            </w:r>
          </w:p>
        </w:tc>
        <w:tc>
          <w:tcPr>
            <w:tcW w:w="1398" w:type="dxa"/>
            <w:gridSpan w:val="2"/>
            <w:vAlign w:val="center"/>
          </w:tcPr>
          <w:p w14:paraId="2214CB89">
            <w:pPr>
              <w:pStyle w:val="20"/>
              <w:keepNext w:val="0"/>
              <w:keepLines w:val="0"/>
              <w:widowControl/>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sz w:val="21"/>
                <w:szCs w:val="21"/>
                <w:highlight w:val="none"/>
              </w:rPr>
            </w:pPr>
            <w:r>
              <w:rPr>
                <w:rFonts w:hint="default" w:ascii="Times New Roman" w:hAnsi="Times New Roman" w:cs="Times New Roman"/>
                <w:color w:val="auto"/>
                <w:sz w:val="21"/>
                <w:szCs w:val="21"/>
              </w:rPr>
              <w:t>Personal Center</w:t>
            </w:r>
          </w:p>
        </w:tc>
        <w:tc>
          <w:tcPr>
            <w:tcW w:w="3128" w:type="dxa"/>
            <w:gridSpan w:val="2"/>
            <w:vAlign w:val="center"/>
          </w:tcPr>
          <w:p w14:paraId="7AC1F820">
            <w:pPr>
              <w:pStyle w:val="20"/>
              <w:keepNext w:val="0"/>
              <w:keepLines w:val="0"/>
              <w:widowControl w:val="0"/>
              <w:suppressLineNumbers w:val="0"/>
              <w:spacing w:before="0" w:beforeAutospacing="0" w:after="0" w:afterAutospacing="0"/>
              <w:ind w:left="0" w:leftChars="0" w:right="0" w:rightChars="0" w:firstLine="0" w:firstLineChars="0"/>
              <w:jc w:val="left"/>
              <w:rPr>
                <w:rFonts w:hint="default" w:ascii="Times New Roman" w:hAnsi="Times New Roman" w:eastAsia="宋体" w:cs="Times New Roman"/>
                <w:kern w:val="2"/>
                <w:sz w:val="21"/>
                <w:szCs w:val="21"/>
                <w:highlight w:val="none"/>
                <w:lang w:val="en-US" w:eastAsia="zh" w:bidi="ar"/>
                <w:woUserID w:val="1"/>
              </w:rPr>
            </w:pPr>
            <w:r>
              <w:rPr>
                <w:rFonts w:hint="default" w:ascii="Times New Roman" w:hAnsi="Times New Roman" w:eastAsia="宋体" w:cs="Times New Roman"/>
                <w:kern w:val="2"/>
                <w:sz w:val="21"/>
                <w:szCs w:val="21"/>
                <w:lang w:val="en-US" w:eastAsia="zh-CN" w:bidi="ar"/>
                <w:woUserID w:val="2"/>
              </w:rPr>
              <w:t xml:space="preserve">View and </w:t>
            </w:r>
            <w:r>
              <w:rPr>
                <w:rFonts w:hint="default" w:ascii="Times New Roman" w:hAnsi="Times New Roman" w:cs="Times New Roman"/>
                <w:kern w:val="2"/>
                <w:sz w:val="21"/>
                <w:szCs w:val="21"/>
                <w:lang w:val="en-US" w:eastAsia="zh" w:bidi="ar"/>
                <w:woUserID w:val="2"/>
              </w:rPr>
              <w:t xml:space="preserve">maintain </w:t>
            </w:r>
            <w:r>
              <w:rPr>
                <w:rFonts w:hint="default" w:ascii="Times New Roman" w:hAnsi="Times New Roman" w:eastAsia="宋体" w:cs="Times New Roman"/>
                <w:kern w:val="2"/>
                <w:sz w:val="21"/>
                <w:szCs w:val="21"/>
                <w:lang w:val="en-US" w:eastAsia="zh-CN" w:bidi="ar"/>
                <w:woUserID w:val="2"/>
              </w:rPr>
              <w:t>personal information, view organization</w:t>
            </w:r>
            <w:r>
              <w:rPr>
                <w:rFonts w:hint="default" w:ascii="Times New Roman" w:hAnsi="Times New Roman" w:cs="Times New Roman"/>
                <w:kern w:val="2"/>
                <w:sz w:val="21"/>
                <w:szCs w:val="21"/>
                <w:lang w:val="en-US" w:eastAsia="zh" w:bidi="ar"/>
                <w:woUserID w:val="2"/>
              </w:rPr>
              <w:t>al information</w:t>
            </w:r>
            <w:r>
              <w:rPr>
                <w:rFonts w:hint="default" w:ascii="Times New Roman" w:hAnsi="Times New Roman" w:eastAsia="宋体" w:cs="Times New Roman"/>
                <w:kern w:val="2"/>
                <w:sz w:val="21"/>
                <w:szCs w:val="21"/>
                <w:lang w:val="en-US" w:eastAsia="zh-CN" w:bidi="ar"/>
                <w:woUserID w:val="2"/>
              </w:rPr>
              <w:t xml:space="preserve">, </w:t>
            </w:r>
            <w:r>
              <w:rPr>
                <w:rFonts w:hint="default" w:ascii="Times New Roman" w:hAnsi="Times New Roman" w:cs="Times New Roman"/>
                <w:kern w:val="2"/>
                <w:sz w:val="21"/>
                <w:szCs w:val="21"/>
                <w:lang w:val="en-US" w:eastAsia="zh" w:bidi="ar"/>
                <w:woUserID w:val="2"/>
              </w:rPr>
              <w:t xml:space="preserve">user </w:t>
            </w:r>
            <w:r>
              <w:rPr>
                <w:rFonts w:hint="default" w:ascii="Times New Roman" w:hAnsi="Times New Roman" w:eastAsia="宋体" w:cs="Times New Roman"/>
                <w:kern w:val="2"/>
                <w:sz w:val="21"/>
                <w:szCs w:val="21"/>
                <w:lang w:val="en-US" w:eastAsia="zh-CN" w:bidi="ar"/>
                <w:woUserID w:val="2"/>
              </w:rPr>
              <w:t>manual, about page, and submit feedback</w:t>
            </w:r>
          </w:p>
        </w:tc>
        <w:tc>
          <w:tcPr>
            <w:tcW w:w="1415" w:type="dxa"/>
            <w:gridSpan w:val="2"/>
            <w:vAlign w:val="center"/>
          </w:tcPr>
          <w:p w14:paraId="3283BA98">
            <w:pPr>
              <w:pStyle w:val="38"/>
              <w:keepNext w:val="0"/>
              <w:keepLines w:val="0"/>
              <w:widowControl/>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lang w:val="en-US" w:eastAsia="zh" w:bidi="ar-SA"/>
              </w:rPr>
            </w:pPr>
            <w:r>
              <w:rPr>
                <w:rFonts w:hint="default" w:ascii="Times New Roman" w:hAnsi="Times New Roman" w:eastAsia="宋体" w:cs="Times New Roman"/>
                <w:color w:val="auto"/>
                <w:kern w:val="2"/>
                <w:sz w:val="21"/>
                <w:szCs w:val="21"/>
                <w:lang w:val="en-US" w:eastAsia="zh" w:bidi="ar-SA"/>
                <w:woUserID w:val="2"/>
              </w:rPr>
              <w:t xml:space="preserve">1. </w:t>
            </w:r>
            <w:r>
              <w:rPr>
                <w:rFonts w:hint="default" w:ascii="Times New Roman" w:hAnsi="Times New Roman" w:eastAsia="宋体" w:cs="Times New Roman"/>
                <w:color w:val="auto"/>
                <w:kern w:val="2"/>
                <w:sz w:val="21"/>
                <w:szCs w:val="21"/>
                <w:lang w:val="en-US" w:eastAsia="zh" w:bidi="ar-SA"/>
              </w:rPr>
              <w:t>Adjust page layout</w:t>
            </w:r>
          </w:p>
          <w:p w14:paraId="22E09941">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 w:bidi="ar-SA"/>
              </w:rPr>
            </w:pPr>
            <w:r>
              <w:rPr>
                <w:rFonts w:hint="default" w:ascii="Times New Roman" w:hAnsi="Times New Roman" w:eastAsia="宋体" w:cs="Times New Roman"/>
                <w:color w:val="auto"/>
                <w:kern w:val="2"/>
                <w:sz w:val="21"/>
                <w:szCs w:val="21"/>
                <w:lang w:val="en-US" w:eastAsia="zh" w:bidi="ar-SA"/>
                <w:woUserID w:val="2"/>
              </w:rPr>
              <w:t>2.</w:t>
            </w:r>
            <w:r>
              <w:rPr>
                <w:rFonts w:hint="default" w:ascii="Times New Roman" w:hAnsi="Times New Roman" w:eastAsia="宋体" w:cs="Times New Roman"/>
                <w:color w:val="auto"/>
                <w:kern w:val="2"/>
                <w:sz w:val="21"/>
                <w:szCs w:val="21"/>
                <w:lang w:val="en-US" w:eastAsia="zh-CN" w:bidi="ar-SA"/>
                <w:woUserID w:val="2"/>
              </w:rPr>
              <w:t xml:space="preserve"> </w:t>
            </w:r>
            <w:r>
              <w:rPr>
                <w:rFonts w:hint="default" w:ascii="Times New Roman" w:hAnsi="Times New Roman" w:eastAsia="宋体" w:cs="Times New Roman"/>
                <w:color w:val="auto"/>
                <w:kern w:val="2"/>
                <w:sz w:val="21"/>
                <w:szCs w:val="21"/>
                <w:lang w:val="en-US" w:eastAsia="zh" w:bidi="ar-SA"/>
                <w:woUserID w:val="2"/>
              </w:rPr>
              <w:t>Add features</w:t>
            </w:r>
          </w:p>
        </w:tc>
        <w:tc>
          <w:tcPr>
            <w:tcW w:w="787" w:type="dxa"/>
            <w:vAlign w:val="center"/>
          </w:tcPr>
          <w:p w14:paraId="56DB8541">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 w:bidi="ar-SA"/>
              </w:rPr>
            </w:pPr>
            <w:r>
              <w:rPr>
                <w:rFonts w:hint="default" w:ascii="Times New Roman" w:hAnsi="Times New Roman" w:eastAsia="宋体" w:cs="Times New Roman"/>
                <w:color w:val="auto"/>
                <w:kern w:val="2"/>
                <w:sz w:val="21"/>
                <w:szCs w:val="21"/>
                <w:lang w:val="en-US" w:eastAsia="zh" w:bidi="ar-SA"/>
              </w:rPr>
              <w:t>Major version X （significant enhancement)</w:t>
            </w:r>
          </w:p>
        </w:tc>
        <w:tc>
          <w:tcPr>
            <w:tcW w:w="1007" w:type="dxa"/>
            <w:vAlign w:val="center"/>
          </w:tcPr>
          <w:p w14:paraId="7CFA12B1">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 w:bidi="ar-SA"/>
              </w:rPr>
            </w:pPr>
            <w:r>
              <w:rPr>
                <w:rFonts w:hint="default" w:ascii="Times New Roman" w:hAnsi="Times New Roman" w:eastAsia="宋体" w:cs="Times New Roman"/>
                <w:color w:val="auto"/>
                <w:kern w:val="2"/>
                <w:sz w:val="21"/>
                <w:szCs w:val="21"/>
                <w:lang w:val="en-US" w:eastAsia="zh" w:bidi="ar-SA"/>
              </w:rPr>
              <w:t>Yes, users cannot operate correctly by following the original manual.</w:t>
            </w:r>
          </w:p>
        </w:tc>
        <w:tc>
          <w:tcPr>
            <w:tcW w:w="1234" w:type="dxa"/>
            <w:vAlign w:val="center"/>
          </w:tcPr>
          <w:p w14:paraId="40D55859">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lang w:eastAsia="zh-CN"/>
              </w:rPr>
            </w:pPr>
            <w:r>
              <w:rPr>
                <w:rFonts w:hint="default" w:ascii="Times New Roman" w:hAnsi="Times New Roman" w:eastAsia="宋体" w:cs="Times New Roman"/>
                <w:color w:val="auto"/>
                <w:sz w:val="21"/>
                <w:szCs w:val="21"/>
                <w:highlight w:val="none"/>
              </w:rPr>
              <w:t>URS_00</w:t>
            </w:r>
            <w:r>
              <w:rPr>
                <w:rFonts w:hint="default" w:ascii="Times New Roman" w:hAnsi="Times New Roman" w:eastAsia="宋体" w:cs="Times New Roman"/>
                <w:color w:val="auto"/>
                <w:sz w:val="21"/>
                <w:szCs w:val="21"/>
                <w:highlight w:val="none"/>
                <w:lang w:eastAsia="zh"/>
              </w:rPr>
              <w:t>7</w:t>
            </w:r>
          </w:p>
        </w:tc>
      </w:tr>
      <w:tr w14:paraId="5C475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vAlign w:val="center"/>
          </w:tcPr>
          <w:p w14:paraId="0E930356">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SRS_013</w:t>
            </w:r>
          </w:p>
        </w:tc>
        <w:tc>
          <w:tcPr>
            <w:tcW w:w="1398" w:type="dxa"/>
            <w:gridSpan w:val="2"/>
            <w:vAlign w:val="center"/>
          </w:tcPr>
          <w:p w14:paraId="659573FE">
            <w:pPr>
              <w:pStyle w:val="38"/>
              <w:keepNext w:val="0"/>
              <w:keepLines w:val="0"/>
              <w:widowControl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sz w:val="21"/>
                <w:szCs w:val="21"/>
                <w:highlight w:val="none"/>
              </w:rPr>
            </w:pPr>
            <w:r>
              <w:rPr>
                <w:rFonts w:hint="default" w:ascii="Times New Roman" w:hAnsi="Times New Roman" w:eastAsia="Times New Roman" w:cs="Times New Roman"/>
                <w:color w:val="000000"/>
                <w:szCs w:val="21"/>
              </w:rPr>
              <w:t>Server-side</w:t>
            </w:r>
            <w:r>
              <w:rPr>
                <w:rFonts w:hint="default" w:ascii="Times New Roman" w:hAnsi="Times New Roman" w:eastAsia="宋体" w:cs="Times New Roman"/>
                <w:color w:val="000000"/>
                <w:szCs w:val="21"/>
                <w:lang w:val="en-US" w:eastAsia="zh-CN"/>
              </w:rPr>
              <w:t xml:space="preserve"> </w:t>
            </w:r>
            <w:r>
              <w:rPr>
                <w:rFonts w:hint="default" w:ascii="Times New Roman" w:hAnsi="Times New Roman" w:eastAsia="Times New Roman" w:cs="Times New Roman"/>
                <w:color w:val="000000"/>
                <w:szCs w:val="21"/>
              </w:rPr>
              <w:t>single respiratory data synchronized to system time (10M broadband, maximum concurrency 100)</w:t>
            </w:r>
          </w:p>
        </w:tc>
        <w:tc>
          <w:tcPr>
            <w:tcW w:w="3128" w:type="dxa"/>
            <w:gridSpan w:val="2"/>
            <w:vAlign w:val="center"/>
          </w:tcPr>
          <w:p w14:paraId="14121EFF">
            <w:pPr>
              <w:pStyle w:val="38"/>
              <w:keepNext w:val="0"/>
              <w:keepLines w:val="0"/>
              <w:widowControl w:val="0"/>
              <w:suppressLineNumbers w:val="0"/>
              <w:spacing w:before="0" w:beforeAutospacing="0" w:after="0" w:afterAutospacing="0"/>
              <w:ind w:left="0" w:leftChars="0" w:right="0" w:rightChars="0" w:firstLine="0" w:firstLineChars="0"/>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Times New Roman" w:cs="Times New Roman"/>
                <w:color w:val="000000"/>
                <w:szCs w:val="21"/>
              </w:rPr>
              <w:t>On the premise of 10M broadband and the maximum concurrency number of 100, the average synchronization time is less than 4s when the server-side single respiratory data is synchronized to the system.</w:t>
            </w:r>
          </w:p>
        </w:tc>
        <w:tc>
          <w:tcPr>
            <w:tcW w:w="1415" w:type="dxa"/>
            <w:gridSpan w:val="2"/>
            <w:vAlign w:val="center"/>
          </w:tcPr>
          <w:p w14:paraId="086D066D">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rPr>
              <w:t>Not applicable</w:t>
            </w:r>
          </w:p>
        </w:tc>
        <w:tc>
          <w:tcPr>
            <w:tcW w:w="787" w:type="dxa"/>
            <w:vAlign w:val="center"/>
          </w:tcPr>
          <w:p w14:paraId="5A94384B">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vAlign w:val="center"/>
          </w:tcPr>
          <w:p w14:paraId="3AF5FD37">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vAlign w:val="center"/>
          </w:tcPr>
          <w:p w14:paraId="78AD0368">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w:t>
            </w:r>
          </w:p>
        </w:tc>
      </w:tr>
      <w:tr w14:paraId="2C495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vAlign w:val="center"/>
          </w:tcPr>
          <w:p w14:paraId="33526259">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SRS_014</w:t>
            </w:r>
          </w:p>
        </w:tc>
        <w:tc>
          <w:tcPr>
            <w:tcW w:w="1398" w:type="dxa"/>
            <w:gridSpan w:val="2"/>
            <w:vAlign w:val="center"/>
          </w:tcPr>
          <w:p w14:paraId="3B3A8351">
            <w:pPr>
              <w:pStyle w:val="38"/>
              <w:keepNext w:val="0"/>
              <w:keepLines w:val="0"/>
              <w:widowControl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sz w:val="21"/>
                <w:szCs w:val="21"/>
                <w:highlight w:val="none"/>
              </w:rPr>
            </w:pPr>
            <w:r>
              <w:rPr>
                <w:rFonts w:hint="default" w:ascii="Times New Roman" w:hAnsi="Times New Roman" w:eastAsia="Times New Roman" w:cs="Times New Roman"/>
                <w:color w:val="000000"/>
                <w:szCs w:val="21"/>
              </w:rPr>
              <w:t>Error message</w:t>
            </w:r>
          </w:p>
        </w:tc>
        <w:tc>
          <w:tcPr>
            <w:tcW w:w="3128" w:type="dxa"/>
            <w:gridSpan w:val="2"/>
            <w:vAlign w:val="center"/>
          </w:tcPr>
          <w:p w14:paraId="200DD0D7">
            <w:pPr>
              <w:pStyle w:val="38"/>
              <w:keepNext w:val="0"/>
              <w:keepLines w:val="0"/>
              <w:widowControl w:val="0"/>
              <w:suppressLineNumbers w:val="0"/>
              <w:spacing w:before="0" w:beforeAutospacing="0" w:after="0" w:afterAutospacing="0"/>
              <w:ind w:left="0" w:leftChars="0" w:right="0" w:rightChars="0" w:firstLine="0" w:firstLineChars="0"/>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Times New Roman" w:cs="Times New Roman"/>
                <w:color w:val="000000"/>
                <w:szCs w:val="21"/>
              </w:rPr>
              <w:t>When the user name and password are incorrectly entered, an error message will be displayed</w:t>
            </w:r>
          </w:p>
        </w:tc>
        <w:tc>
          <w:tcPr>
            <w:tcW w:w="1415" w:type="dxa"/>
            <w:gridSpan w:val="2"/>
            <w:vAlign w:val="center"/>
          </w:tcPr>
          <w:p w14:paraId="3DC02686">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rPr>
              <w:t>Not applicable</w:t>
            </w:r>
          </w:p>
        </w:tc>
        <w:tc>
          <w:tcPr>
            <w:tcW w:w="787" w:type="dxa"/>
            <w:vAlign w:val="center"/>
          </w:tcPr>
          <w:p w14:paraId="26D1EF17">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vAlign w:val="center"/>
          </w:tcPr>
          <w:p w14:paraId="1A067634">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vAlign w:val="center"/>
          </w:tcPr>
          <w:p w14:paraId="145F8F49">
            <w:pPr>
              <w:keepNext w:val="0"/>
              <w:keepLines w:val="0"/>
              <w:widowControl/>
              <w:suppressLineNumbers w:val="0"/>
              <w:spacing w:before="0" w:beforeAutospacing="0" w:after="0" w:afterAutospacing="0" w:line="0" w:lineRule="atLeast"/>
              <w:ind w:left="0" w:right="0"/>
              <w:jc w:val="center"/>
              <w:rPr>
                <w:rFonts w:hint="eastAsia" w:ascii="Times New Roman" w:hAnsi="Times New Roman" w:eastAsia="宋体" w:cs="Times New Roman"/>
                <w:color w:val="auto"/>
                <w:sz w:val="21"/>
                <w:szCs w:val="21"/>
                <w:highlight w:val="none"/>
                <w:lang w:eastAsia="zh-CN"/>
                <w:woUserID w:val="1"/>
              </w:rPr>
            </w:pPr>
            <w:del w:id="175" w:author="李雅静" w:date="2025-12-02T13:51:15Z">
              <w:r>
                <w:rPr>
                  <w:rFonts w:hint="default" w:ascii="Times New Roman" w:hAnsi="Times New Roman" w:eastAsia="宋体" w:cs="Times New Roman"/>
                  <w:color w:val="auto"/>
                  <w:sz w:val="21"/>
                  <w:szCs w:val="21"/>
                  <w:highlight w:val="none"/>
                  <w:lang w:val="en-US" w:eastAsia="zh"/>
                  <w:woUserID w:val="1"/>
                </w:rPr>
                <w:delText>CS12</w:delText>
              </w:r>
            </w:del>
            <w:ins w:id="176" w:author="李雅静" w:date="2025-12-02T13:51:15Z">
              <w:r>
                <w:rPr>
                  <w:rFonts w:hint="eastAsia" w:ascii="Times New Roman" w:hAnsi="Times New Roman" w:cs="Times New Roman"/>
                  <w:color w:val="auto"/>
                  <w:sz w:val="21"/>
                  <w:szCs w:val="21"/>
                  <w:highlight w:val="none"/>
                  <w:lang w:val="en-US" w:eastAsia="zh-CN"/>
                  <w:woUserID w:val="1"/>
                </w:rPr>
                <w:t>/</w:t>
              </w:r>
            </w:ins>
          </w:p>
        </w:tc>
      </w:tr>
      <w:tr w14:paraId="3683D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vAlign w:val="center"/>
          </w:tcPr>
          <w:p w14:paraId="7A7752EA">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SRS_015</w:t>
            </w:r>
          </w:p>
        </w:tc>
        <w:tc>
          <w:tcPr>
            <w:tcW w:w="1398" w:type="dxa"/>
            <w:gridSpan w:val="2"/>
            <w:vAlign w:val="center"/>
          </w:tcPr>
          <w:p w14:paraId="50394E6E">
            <w:pPr>
              <w:pStyle w:val="38"/>
              <w:keepNext w:val="0"/>
              <w:keepLines w:val="0"/>
              <w:widowControl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sz w:val="21"/>
                <w:szCs w:val="21"/>
                <w:highlight w:val="none"/>
              </w:rPr>
            </w:pPr>
            <w:ins w:id="177" w:author="李雅静" w:date="2025-11-20T11:20:38Z">
              <w:r>
                <w:rPr>
                  <w:rFonts w:hint="default" w:ascii="Times New Roman" w:hAnsi="Times New Roman" w:eastAsia="Times New Roman" w:cs="Times New Roman"/>
                  <w:color w:val="000000"/>
                  <w:szCs w:val="21"/>
                </w:rPr>
                <w:t>Cybersecurity</w:t>
              </w:r>
            </w:ins>
            <w:del w:id="178" w:author="李雅静" w:date="2025-11-20T11:20:38Z">
              <w:r>
                <w:rPr>
                  <w:rFonts w:hint="default" w:ascii="Times New Roman" w:hAnsi="Times New Roman" w:eastAsia="Times New Roman" w:cs="Times New Roman"/>
                  <w:color w:val="000000"/>
                  <w:szCs w:val="21"/>
                </w:rPr>
                <w:delText>Network security</w:delText>
              </w:r>
            </w:del>
            <w:r>
              <w:rPr>
                <w:rFonts w:hint="default" w:ascii="Times New Roman" w:hAnsi="Times New Roman" w:eastAsia="Times New Roman" w:cs="Times New Roman"/>
                <w:color w:val="000000"/>
                <w:szCs w:val="21"/>
              </w:rPr>
              <w:t xml:space="preserve"> requirements</w:t>
            </w:r>
          </w:p>
        </w:tc>
        <w:tc>
          <w:tcPr>
            <w:tcW w:w="3128" w:type="dxa"/>
            <w:gridSpan w:val="2"/>
            <w:vAlign w:val="center"/>
          </w:tcPr>
          <w:p w14:paraId="18895D67">
            <w:pPr>
              <w:pStyle w:val="38"/>
              <w:keepNext w:val="0"/>
              <w:keepLines w:val="0"/>
              <w:suppressLineNumbers w:val="0"/>
              <w:adjustRightInd w:val="0"/>
              <w:snapToGrid w:val="0"/>
              <w:spacing w:before="0" w:beforeAutospacing="0" w:after="0" w:afterAutospacing="0"/>
              <w:ind w:left="0" w:right="0" w:firstLine="0" w:firstLineChars="0"/>
              <w:rPr>
                <w:ins w:id="179" w:author="李雅静" w:date="2025-11-20T11:19:48Z"/>
                <w:rFonts w:hint="default" w:ascii="Times New Roman" w:hAnsi="Times New Roman" w:eastAsia="Times New Roman" w:cs="Times New Roman"/>
                <w:szCs w:val="21"/>
              </w:rPr>
            </w:pPr>
            <w:ins w:id="180" w:author="李雅静" w:date="2025-11-20T11:19:48Z">
              <w:r>
                <w:rPr>
                  <w:rFonts w:hint="default" w:ascii="Times New Roman" w:hAnsi="Times New Roman" w:eastAsia="Times New Roman" w:cs="Times New Roman"/>
                  <w:szCs w:val="21"/>
                </w:rPr>
                <w:t>1. Authorization: Unauthorized users are unable to access device data running on the software system.</w:t>
              </w:r>
            </w:ins>
          </w:p>
          <w:p w14:paraId="5260BB71">
            <w:pPr>
              <w:pStyle w:val="38"/>
              <w:keepNext w:val="0"/>
              <w:keepLines w:val="0"/>
              <w:suppressLineNumbers w:val="0"/>
              <w:adjustRightInd w:val="0"/>
              <w:snapToGrid w:val="0"/>
              <w:spacing w:before="0" w:beforeAutospacing="0" w:after="0" w:afterAutospacing="0"/>
              <w:ind w:left="0" w:right="0" w:firstLine="0" w:firstLineChars="0"/>
              <w:rPr>
                <w:ins w:id="181" w:author="李雅静" w:date="2025-11-20T11:19:48Z"/>
                <w:rFonts w:hint="default" w:ascii="Times New Roman" w:hAnsi="Times New Roman" w:eastAsia="Times New Roman" w:cs="Times New Roman"/>
                <w:szCs w:val="21"/>
              </w:rPr>
            </w:pPr>
            <w:ins w:id="182" w:author="李雅静" w:date="2025-11-20T11:19:48Z">
              <w:r>
                <w:rPr>
                  <w:rFonts w:hint="default" w:ascii="Times New Roman" w:hAnsi="Times New Roman" w:eastAsia="Times New Roman" w:cs="Times New Roman"/>
                  <w:szCs w:val="21"/>
                </w:rPr>
                <w:t>2. Cryptography: Ensure the confidentiality of healthy data during transmission between authenticated nodes.</w:t>
              </w:r>
            </w:ins>
          </w:p>
          <w:p w14:paraId="0B84E64E">
            <w:pPr>
              <w:pStyle w:val="38"/>
              <w:keepNext w:val="0"/>
              <w:keepLines w:val="0"/>
              <w:suppressLineNumbers w:val="0"/>
              <w:adjustRightInd w:val="0"/>
              <w:snapToGrid w:val="0"/>
              <w:spacing w:before="0" w:beforeAutospacing="0" w:after="0" w:afterAutospacing="0"/>
              <w:ind w:left="0" w:right="0" w:firstLine="0" w:firstLineChars="0"/>
              <w:rPr>
                <w:ins w:id="183" w:author="李雅静" w:date="2025-11-20T11:19:48Z"/>
                <w:rFonts w:hint="default" w:ascii="Times New Roman" w:hAnsi="Times New Roman" w:eastAsia="Times New Roman" w:cs="Times New Roman"/>
                <w:szCs w:val="21"/>
              </w:rPr>
            </w:pPr>
            <w:ins w:id="184" w:author="李雅静" w:date="2025-11-20T11:19:48Z">
              <w:r>
                <w:rPr>
                  <w:rFonts w:hint="default" w:ascii="Times New Roman" w:hAnsi="Times New Roman" w:eastAsia="Times New Roman" w:cs="Times New Roman"/>
                  <w:szCs w:val="21"/>
                </w:rPr>
                <w:t>3. Authentication: Users need to log in to the system with their account and password before they can use the system</w:t>
              </w:r>
            </w:ins>
          </w:p>
          <w:p w14:paraId="288C3B88">
            <w:pPr>
              <w:pStyle w:val="38"/>
              <w:keepNext w:val="0"/>
              <w:keepLines w:val="0"/>
              <w:suppressLineNumbers w:val="0"/>
              <w:adjustRightInd w:val="0"/>
              <w:snapToGrid w:val="0"/>
              <w:spacing w:before="0" w:beforeAutospacing="0" w:after="0" w:afterAutospacing="0"/>
              <w:ind w:left="0" w:right="0" w:firstLine="0" w:firstLineChars="0"/>
              <w:rPr>
                <w:ins w:id="185" w:author="李雅静" w:date="2025-11-20T11:19:48Z"/>
                <w:rFonts w:hint="default" w:ascii="Times New Roman" w:hAnsi="Times New Roman" w:eastAsia="Times New Roman" w:cs="Times New Roman"/>
                <w:szCs w:val="21"/>
              </w:rPr>
            </w:pPr>
            <w:ins w:id="186" w:author="李雅静" w:date="2025-11-20T11:19:48Z">
              <w:r>
                <w:rPr>
                  <w:rFonts w:hint="default" w:ascii="Times New Roman" w:hAnsi="Times New Roman" w:eastAsia="Times New Roman" w:cs="Times New Roman"/>
                  <w:szCs w:val="21"/>
                </w:rPr>
                <w:t>4. Code, Data, and Execution Integrity: Code repository management; Data backup</w:t>
              </w:r>
            </w:ins>
          </w:p>
          <w:p w14:paraId="643ECDF7">
            <w:pPr>
              <w:pStyle w:val="38"/>
              <w:keepNext w:val="0"/>
              <w:keepLines w:val="0"/>
              <w:suppressLineNumbers w:val="0"/>
              <w:adjustRightInd w:val="0"/>
              <w:snapToGrid w:val="0"/>
              <w:spacing w:before="0" w:beforeAutospacing="0" w:after="0" w:afterAutospacing="0"/>
              <w:ind w:left="0" w:right="0" w:firstLine="0" w:firstLineChars="0"/>
              <w:rPr>
                <w:ins w:id="187" w:author="李雅静" w:date="2025-11-20T11:19:48Z"/>
                <w:rFonts w:hint="default" w:ascii="Times New Roman" w:hAnsi="Times New Roman" w:eastAsia="Times New Roman" w:cs="Times New Roman"/>
                <w:szCs w:val="21"/>
              </w:rPr>
            </w:pPr>
            <w:ins w:id="188" w:author="李雅静" w:date="2025-11-20T11:19:48Z">
              <w:r>
                <w:rPr>
                  <w:rFonts w:hint="default" w:ascii="Times New Roman" w:hAnsi="Times New Roman" w:eastAsia="Times New Roman" w:cs="Times New Roman"/>
                  <w:szCs w:val="21"/>
                </w:rPr>
                <w:t>5. Confidentiality: Control server access through JumpServer+SSH whitelist mechanism</w:t>
              </w:r>
            </w:ins>
          </w:p>
          <w:p w14:paraId="03F6B6C8">
            <w:pPr>
              <w:pStyle w:val="38"/>
              <w:keepNext w:val="0"/>
              <w:keepLines w:val="0"/>
              <w:suppressLineNumbers w:val="0"/>
              <w:adjustRightInd w:val="0"/>
              <w:snapToGrid w:val="0"/>
              <w:spacing w:before="0" w:beforeAutospacing="0" w:after="0" w:afterAutospacing="0"/>
              <w:ind w:left="0" w:right="0" w:firstLine="0" w:firstLineChars="0"/>
              <w:rPr>
                <w:ins w:id="189" w:author="李雅静" w:date="2025-11-20T11:19:48Z"/>
                <w:rFonts w:hint="default" w:ascii="Times New Roman" w:hAnsi="Times New Roman" w:eastAsia="Times New Roman" w:cs="Times New Roman"/>
                <w:szCs w:val="21"/>
              </w:rPr>
            </w:pPr>
            <w:ins w:id="190" w:author="李雅静" w:date="2025-11-20T11:19:48Z">
              <w:r>
                <w:rPr>
                  <w:rFonts w:hint="default" w:ascii="Times New Roman" w:hAnsi="Times New Roman" w:eastAsia="Times New Roman" w:cs="Times New Roman"/>
                  <w:szCs w:val="21"/>
                </w:rPr>
                <w:t>6. Event Detection and Logging: The software has operation logs and error logs.</w:t>
              </w:r>
            </w:ins>
          </w:p>
          <w:p w14:paraId="1D0AF88B">
            <w:pPr>
              <w:pStyle w:val="38"/>
              <w:keepNext w:val="0"/>
              <w:keepLines w:val="0"/>
              <w:suppressLineNumbers w:val="0"/>
              <w:adjustRightInd w:val="0"/>
              <w:snapToGrid w:val="0"/>
              <w:spacing w:before="0" w:beforeAutospacing="0" w:after="0" w:afterAutospacing="0"/>
              <w:ind w:left="0" w:right="0" w:firstLine="0" w:firstLineChars="0"/>
              <w:rPr>
                <w:ins w:id="191" w:author="李雅静" w:date="2025-11-20T11:19:48Z"/>
                <w:rFonts w:hint="default" w:ascii="Times New Roman" w:hAnsi="Times New Roman" w:eastAsia="Times New Roman" w:cs="Times New Roman"/>
                <w:szCs w:val="21"/>
              </w:rPr>
            </w:pPr>
            <w:ins w:id="192" w:author="李雅静" w:date="2025-11-20T11:19:48Z">
              <w:r>
                <w:rPr>
                  <w:rFonts w:hint="default" w:ascii="Times New Roman" w:hAnsi="Times New Roman" w:eastAsia="Times New Roman" w:cs="Times New Roman"/>
                  <w:szCs w:val="21"/>
                </w:rPr>
                <w:t>7. Resilience and Recovery: The system automatically runs database/file backup scripts on a daily/weekly schedule for data backup.</w:t>
              </w:r>
            </w:ins>
          </w:p>
          <w:p w14:paraId="4CC9B5BE">
            <w:pPr>
              <w:pStyle w:val="38"/>
              <w:keepNext w:val="0"/>
              <w:keepLines w:val="0"/>
              <w:suppressLineNumbers w:val="0"/>
              <w:adjustRightInd w:val="0"/>
              <w:snapToGrid w:val="0"/>
              <w:spacing w:before="0" w:beforeAutospacing="0" w:after="0" w:afterAutospacing="0"/>
              <w:ind w:left="0" w:right="0" w:firstLine="0" w:firstLineChars="0"/>
              <w:rPr>
                <w:ins w:id="193" w:author="李雅静" w:date="2025-11-20T11:19:48Z"/>
                <w:rFonts w:hint="default" w:ascii="Times New Roman" w:hAnsi="Times New Roman" w:eastAsia="Times New Roman" w:cs="Times New Roman"/>
                <w:szCs w:val="21"/>
              </w:rPr>
            </w:pPr>
            <w:ins w:id="194" w:author="李雅静" w:date="2025-11-20T11:19:48Z">
              <w:r>
                <w:rPr>
                  <w:rFonts w:hint="default" w:ascii="Times New Roman" w:hAnsi="Times New Roman" w:eastAsia="Times New Roman" w:cs="Times New Roman"/>
                  <w:szCs w:val="21"/>
                </w:rPr>
                <w:t>8.Updatability and Patchability: Provide professional personnel for operation and maintenance deployment and system updates</w:t>
              </w:r>
            </w:ins>
          </w:p>
          <w:p w14:paraId="7D8CDBBB">
            <w:pPr>
              <w:pStyle w:val="38"/>
              <w:keepNext w:val="0"/>
              <w:keepLines w:val="0"/>
              <w:suppressLineNumbers w:val="0"/>
              <w:adjustRightInd w:val="0"/>
              <w:snapToGrid w:val="0"/>
              <w:spacing w:before="0" w:beforeAutospacing="0" w:after="0" w:afterAutospacing="0"/>
              <w:ind w:left="0" w:right="0" w:firstLine="0" w:firstLineChars="0"/>
              <w:rPr>
                <w:del w:id="195" w:author="李雅静" w:date="2025-11-20T11:19:48Z"/>
                <w:rFonts w:hint="default" w:ascii="Times New Roman" w:hAnsi="Times New Roman" w:eastAsia="Times New Roman" w:cs="Times New Roman"/>
                <w:color w:val="000000" w:themeColor="text1"/>
                <w:szCs w:val="21"/>
                <w14:textFill>
                  <w14:solidFill>
                    <w14:schemeClr w14:val="tx1"/>
                  </w14:solidFill>
                </w14:textFill>
              </w:rPr>
            </w:pPr>
            <w:ins w:id="196" w:author="李雅静" w:date="2025-11-20T11:19:48Z">
              <w:r>
                <w:rPr>
                  <w:rFonts w:hint="default" w:ascii="Times New Roman" w:hAnsi="Times New Roman" w:eastAsia="Times New Roman" w:cs="Times New Roman"/>
                  <w:szCs w:val="21"/>
                </w:rPr>
                <w:t>9. This product ensures the confidentiality, integrity, and accessibility of medical device related data, and is a network security capability for medical devices.</w:t>
              </w:r>
            </w:ins>
            <w:del w:id="197" w:author="李雅静" w:date="2025-11-20T11:19:48Z">
              <w:r>
                <w:rPr>
                  <w:rFonts w:hint="default" w:ascii="Times New Roman" w:hAnsi="Times New Roman" w:eastAsia="Times New Roman" w:cs="Times New Roman"/>
                  <w:szCs w:val="21"/>
                </w:rPr>
                <w:delText>1.</w:delText>
              </w:r>
            </w:del>
            <w:del w:id="198" w:author="李雅静" w:date="2025-11-20T11:19:48Z">
              <w:r>
                <w:rPr>
                  <w:rFonts w:hint="default" w:ascii="Times New Roman" w:hAnsi="Times New Roman" w:eastAsia="Times New Roman" w:cs="Times New Roman"/>
                  <w:szCs w:val="21"/>
                  <w:lang w:eastAsia="zh"/>
                  <w:woUserID w:val="2"/>
                </w:rPr>
                <w:delText xml:space="preserve"> </w:delText>
              </w:r>
            </w:del>
            <w:del w:id="199" w:author="李雅静" w:date="2025-11-20T11:19:48Z">
              <w:r>
                <w:rPr>
                  <w:rFonts w:hint="default" w:ascii="Times New Roman" w:hAnsi="Times New Roman" w:eastAsia="Times New Roman" w:cs="Times New Roman"/>
                  <w:szCs w:val="21"/>
                </w:rPr>
                <w:delText>Unauthorized users cannot run data in the device run by the access software system.</w:delText>
              </w:r>
            </w:del>
          </w:p>
          <w:p w14:paraId="138E7369">
            <w:pPr>
              <w:pStyle w:val="38"/>
              <w:keepNext w:val="0"/>
              <w:keepLines w:val="0"/>
              <w:suppressLineNumbers w:val="0"/>
              <w:adjustRightInd w:val="0"/>
              <w:snapToGrid w:val="0"/>
              <w:spacing w:before="0" w:beforeAutospacing="0" w:after="0" w:afterAutospacing="0"/>
              <w:ind w:left="0" w:right="0" w:firstLine="0" w:firstLineChars="0"/>
              <w:rPr>
                <w:del w:id="200" w:author="李雅静" w:date="2025-11-20T11:19:48Z"/>
                <w:rFonts w:hint="default" w:ascii="Times New Roman" w:hAnsi="Times New Roman" w:eastAsia="Times New Roman" w:cs="Times New Roman"/>
                <w:color w:val="000000"/>
                <w:szCs w:val="21"/>
              </w:rPr>
            </w:pPr>
            <w:del w:id="201" w:author="李雅静" w:date="2025-11-20T11:19:48Z">
              <w:r>
                <w:rPr>
                  <w:rFonts w:hint="default" w:ascii="Times New Roman" w:hAnsi="Times New Roman" w:eastAsia="Times New Roman" w:cs="Times New Roman"/>
                  <w:color w:val="000000"/>
                  <w:szCs w:val="21"/>
                </w:rPr>
                <w:delText>2. Ensure the confidentiality of health data during transmission between authenticated nodes.</w:delText>
              </w:r>
            </w:del>
          </w:p>
          <w:p w14:paraId="588BC0E7">
            <w:pPr>
              <w:keepNext w:val="0"/>
              <w:keepLines w:val="0"/>
              <w:widowControl/>
              <w:suppressLineNumbers w:val="0"/>
              <w:spacing w:before="0" w:beforeAutospacing="0" w:after="0" w:afterAutospacing="0"/>
              <w:ind w:left="0" w:leftChars="0" w:right="0" w:rightChars="0" w:firstLine="0" w:firstLineChars="0"/>
              <w:jc w:val="left"/>
              <w:rPr>
                <w:rFonts w:hint="default" w:ascii="Times New Roman" w:hAnsi="Times New Roman" w:eastAsia="宋体" w:cs="Times New Roman"/>
                <w:color w:val="auto"/>
                <w:kern w:val="2"/>
                <w:sz w:val="21"/>
                <w:szCs w:val="21"/>
                <w:highlight w:val="none"/>
                <w:lang w:val="en-US" w:eastAsia="zh-CN" w:bidi="ar-SA"/>
              </w:rPr>
            </w:pPr>
            <w:del w:id="202" w:author="李雅静" w:date="2025-11-20T11:19:48Z">
              <w:r>
                <w:rPr>
                  <w:rFonts w:hint="default" w:ascii="Times New Roman" w:hAnsi="Times New Roman" w:eastAsia="Times New Roman" w:cs="Times New Roman"/>
                  <w:color w:val="000000"/>
                  <w:szCs w:val="21"/>
                  <w:lang w:eastAsia="zh"/>
                </w:rPr>
                <w:delText>3. This product ensures the confidentiality, integrity, and accessibility of medical device related data, and is a network security capability for medical devices.</w:delText>
              </w:r>
            </w:del>
          </w:p>
        </w:tc>
        <w:tc>
          <w:tcPr>
            <w:tcW w:w="1415" w:type="dxa"/>
            <w:gridSpan w:val="2"/>
            <w:vAlign w:val="center"/>
          </w:tcPr>
          <w:p w14:paraId="3E191AE8">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rPr>
              <w:t>Not applicable</w:t>
            </w:r>
          </w:p>
        </w:tc>
        <w:tc>
          <w:tcPr>
            <w:tcW w:w="787" w:type="dxa"/>
            <w:vAlign w:val="center"/>
          </w:tcPr>
          <w:p w14:paraId="2823950E">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vAlign w:val="center"/>
          </w:tcPr>
          <w:p w14:paraId="5D130909">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vAlign w:val="center"/>
          </w:tcPr>
          <w:p w14:paraId="67AE0C22">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lang w:val="en-US" w:eastAsia="zh-CN"/>
              </w:rPr>
            </w:pPr>
            <w:del w:id="203" w:author="李雅静" w:date="2025-12-02T13:51:18Z">
              <w:r>
                <w:rPr>
                  <w:rFonts w:hint="default" w:ascii="Times New Roman" w:hAnsi="Times New Roman" w:eastAsia="宋体" w:cs="Times New Roman"/>
                  <w:color w:val="auto"/>
                  <w:sz w:val="21"/>
                  <w:szCs w:val="21"/>
                  <w:highlight w:val="none"/>
                  <w:lang w:val="en-US" w:eastAsia="zh-CN"/>
                </w:rPr>
                <w:delText>CS17</w:delText>
              </w:r>
            </w:del>
            <w:del w:id="204" w:author="李雅静" w:date="2025-12-02T13:51:18Z">
              <w:r>
                <w:rPr>
                  <w:rFonts w:hint="default" w:ascii="Times New Roman" w:hAnsi="Times New Roman" w:cs="Times New Roman"/>
                  <w:color w:val="auto"/>
                  <w:sz w:val="21"/>
                  <w:szCs w:val="21"/>
                  <w:highlight w:val="none"/>
                  <w:lang w:val="en-US" w:eastAsia="zh-CN"/>
                </w:rPr>
                <w:delText xml:space="preserve">, </w:delText>
              </w:r>
            </w:del>
            <w:del w:id="205" w:author="李雅静" w:date="2025-12-02T13:51:18Z">
              <w:r>
                <w:rPr>
                  <w:rFonts w:hint="default" w:ascii="Times New Roman" w:hAnsi="Times New Roman" w:eastAsia="宋体" w:cs="Times New Roman"/>
                  <w:color w:val="auto"/>
                  <w:sz w:val="21"/>
                  <w:szCs w:val="21"/>
                  <w:highlight w:val="none"/>
                  <w:lang w:val="en-US" w:eastAsia="zh-CN"/>
                </w:rPr>
                <w:delText>CS18</w:delText>
              </w:r>
            </w:del>
            <w:del w:id="206" w:author="李雅静" w:date="2025-12-02T13:51:18Z">
              <w:r>
                <w:rPr>
                  <w:rFonts w:hint="default" w:ascii="Times New Roman" w:hAnsi="Times New Roman" w:cs="Times New Roman"/>
                  <w:color w:val="auto"/>
                  <w:sz w:val="21"/>
                  <w:szCs w:val="21"/>
                  <w:highlight w:val="none"/>
                  <w:lang w:val="en-US" w:eastAsia="zh-CN"/>
                </w:rPr>
                <w:delText xml:space="preserve">, </w:delText>
              </w:r>
            </w:del>
            <w:del w:id="207" w:author="李雅静" w:date="2025-12-02T13:51:18Z">
              <w:r>
                <w:rPr>
                  <w:rFonts w:hint="default" w:ascii="Times New Roman" w:hAnsi="Times New Roman" w:eastAsia="宋体" w:cs="Times New Roman"/>
                  <w:color w:val="auto"/>
                  <w:sz w:val="21"/>
                  <w:szCs w:val="21"/>
                  <w:highlight w:val="none"/>
                  <w:lang w:val="en-US" w:eastAsia="zh-CN"/>
                </w:rPr>
                <w:delText>CS22</w:delText>
              </w:r>
            </w:del>
            <w:del w:id="208" w:author="李雅静" w:date="2025-12-02T13:51:18Z">
              <w:r>
                <w:rPr>
                  <w:rFonts w:hint="default" w:ascii="Times New Roman" w:hAnsi="Times New Roman" w:cs="Times New Roman"/>
                  <w:color w:val="auto"/>
                  <w:sz w:val="21"/>
                  <w:szCs w:val="21"/>
                  <w:highlight w:val="none"/>
                  <w:lang w:val="en-US" w:eastAsia="zh-CN"/>
                </w:rPr>
                <w:delText xml:space="preserve">, </w:delText>
              </w:r>
            </w:del>
            <w:del w:id="209" w:author="李雅静" w:date="2025-12-02T13:51:18Z">
              <w:r>
                <w:rPr>
                  <w:rFonts w:hint="default" w:ascii="Times New Roman" w:hAnsi="Times New Roman" w:eastAsia="宋体" w:cs="Times New Roman"/>
                  <w:color w:val="auto"/>
                  <w:sz w:val="21"/>
                  <w:szCs w:val="21"/>
                  <w:highlight w:val="none"/>
                  <w:lang w:val="en-US" w:eastAsia="zh-CN"/>
                </w:rPr>
                <w:delText>CS27</w:delText>
              </w:r>
            </w:del>
            <w:ins w:id="210" w:author="李雅静" w:date="2025-12-02T13:51:18Z">
              <w:r>
                <w:rPr>
                  <w:rFonts w:hint="eastAsia" w:ascii="Times New Roman" w:hAnsi="Times New Roman" w:cs="Times New Roman"/>
                  <w:color w:val="auto"/>
                  <w:sz w:val="21"/>
                  <w:szCs w:val="21"/>
                  <w:highlight w:val="none"/>
                  <w:lang w:val="en-US" w:eastAsia="zh-CN"/>
                </w:rPr>
                <w:t>/</w:t>
              </w:r>
            </w:ins>
          </w:p>
        </w:tc>
      </w:tr>
      <w:tr w14:paraId="20BF7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vAlign w:val="center"/>
          </w:tcPr>
          <w:p w14:paraId="752A709A">
            <w:pPr>
              <w:keepNext w:val="0"/>
              <w:keepLines w:val="0"/>
              <w:widowControl/>
              <w:suppressLineNumbers w:val="0"/>
              <w:spacing w:before="0" w:beforeAutospacing="0" w:after="0" w:afterAutospacing="0" w:line="0" w:lineRule="atLeast"/>
              <w:ind w:left="0" w:leftChars="0" w:right="0" w:firstLine="0" w:firstLineChars="0"/>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SRS_016</w:t>
            </w:r>
          </w:p>
        </w:tc>
        <w:tc>
          <w:tcPr>
            <w:tcW w:w="1398" w:type="dxa"/>
            <w:gridSpan w:val="2"/>
            <w:vAlign w:val="center"/>
          </w:tcPr>
          <w:p w14:paraId="331116AF">
            <w:pPr>
              <w:pStyle w:val="38"/>
              <w:keepNext w:val="0"/>
              <w:keepLines w:val="0"/>
              <w:widowControl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Times New Roman" w:cs="Times New Roman"/>
                <w:color w:val="000000"/>
                <w:szCs w:val="21"/>
              </w:rPr>
              <w:t>Data is not lost</w:t>
            </w:r>
            <w:r>
              <w:rPr>
                <w:rFonts w:hint="default" w:ascii="Times New Roman" w:hAnsi="Times New Roman" w:eastAsia="Times New Roman" w:cs="Times New Roman"/>
                <w:color w:val="000000"/>
                <w:szCs w:val="21"/>
                <w:lang w:eastAsia="zh"/>
                <w:woUserID w:val="2"/>
              </w:rPr>
              <w:t xml:space="preserve"> </w:t>
            </w:r>
            <w:r>
              <w:rPr>
                <w:rFonts w:hint="default" w:ascii="Times New Roman" w:hAnsi="Times New Roman" w:eastAsia="Times New Roman" w:cs="Times New Roman"/>
                <w:color w:val="000000"/>
                <w:szCs w:val="21"/>
              </w:rPr>
              <w:t>after failure</w:t>
            </w:r>
          </w:p>
        </w:tc>
        <w:tc>
          <w:tcPr>
            <w:tcW w:w="3128" w:type="dxa"/>
            <w:gridSpan w:val="2"/>
            <w:vAlign w:val="center"/>
          </w:tcPr>
          <w:p w14:paraId="48ED8F6F">
            <w:pPr>
              <w:pStyle w:val="38"/>
              <w:keepNext w:val="0"/>
              <w:keepLines w:val="0"/>
              <w:widowControl w:val="0"/>
              <w:suppressLineNumbers w:val="0"/>
              <w:spacing w:before="0" w:beforeAutospacing="0" w:after="0" w:afterAutospacing="0"/>
              <w:ind w:left="0" w:leftChars="0" w:right="0" w:rightChars="0" w:firstLine="0" w:firstLineChars="0"/>
              <w:jc w:val="left"/>
              <w:rPr>
                <w:rFonts w:hint="default" w:ascii="Times New Roman" w:hAnsi="Times New Roman" w:eastAsia="宋体" w:cs="Times New Roman"/>
                <w:color w:val="auto"/>
                <w:kern w:val="2"/>
                <w:sz w:val="21"/>
                <w:szCs w:val="21"/>
                <w:highlight w:val="none"/>
                <w:lang w:val="en-US" w:eastAsia="zh-CN"/>
              </w:rPr>
            </w:pPr>
            <w:r>
              <w:rPr>
                <w:rFonts w:hint="default" w:ascii="Times New Roman" w:hAnsi="Times New Roman" w:eastAsia="Times New Roman" w:cs="Times New Roman"/>
                <w:color w:val="000000"/>
                <w:szCs w:val="21"/>
              </w:rPr>
              <w:t>The system may be interrupted or unresponsive due to power failure, network failure and hardware failure.</w:t>
            </w:r>
            <w:r>
              <w:rPr>
                <w:rFonts w:hint="default" w:ascii="Times New Roman" w:hAnsi="Times New Roman" w:eastAsia="Times New Roman" w:cs="Times New Roman"/>
                <w:szCs w:val="21"/>
              </w:rPr>
              <w:t xml:space="preserve"> </w:t>
            </w:r>
            <w:r>
              <w:rPr>
                <w:rFonts w:hint="default" w:ascii="Times New Roman" w:hAnsi="Times New Roman" w:eastAsia="Times New Roman" w:cs="Times New Roman"/>
                <w:color w:val="000000"/>
                <w:szCs w:val="21"/>
              </w:rPr>
              <w:t>After restarting, it shall be able to run normally, and the saved data will not be lost.</w:t>
            </w:r>
          </w:p>
        </w:tc>
        <w:tc>
          <w:tcPr>
            <w:tcW w:w="1415" w:type="dxa"/>
            <w:gridSpan w:val="2"/>
            <w:vAlign w:val="center"/>
          </w:tcPr>
          <w:p w14:paraId="4F3BB7E1">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rPr>
            </w:pPr>
            <w:r>
              <w:rPr>
                <w:rFonts w:hint="default" w:ascii="Times New Roman" w:hAnsi="Times New Roman" w:eastAsia="宋体" w:cs="Times New Roman"/>
                <w:color w:val="auto"/>
                <w:kern w:val="2"/>
                <w:sz w:val="21"/>
                <w:szCs w:val="21"/>
                <w:lang w:val="en-US" w:eastAsia="zh" w:bidi="ar-SA"/>
              </w:rPr>
              <w:t>Not applicable</w:t>
            </w:r>
          </w:p>
        </w:tc>
        <w:tc>
          <w:tcPr>
            <w:tcW w:w="787" w:type="dxa"/>
            <w:vAlign w:val="center"/>
          </w:tcPr>
          <w:p w14:paraId="0A1C2B01">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vAlign w:val="center"/>
          </w:tcPr>
          <w:p w14:paraId="0664E28D">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vAlign w:val="center"/>
          </w:tcPr>
          <w:p w14:paraId="2C44B2E9">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lang w:val="en-US" w:eastAsia="zh-CN"/>
              </w:rPr>
            </w:pPr>
            <w:del w:id="211" w:author="李雅静" w:date="2025-12-02T13:51:21Z">
              <w:r>
                <w:rPr>
                  <w:rFonts w:hint="default" w:ascii="Times New Roman" w:hAnsi="Times New Roman" w:eastAsia="宋体" w:cs="Times New Roman"/>
                  <w:color w:val="auto"/>
                  <w:sz w:val="21"/>
                  <w:szCs w:val="21"/>
                  <w:highlight w:val="none"/>
                  <w:lang w:val="en-US" w:eastAsia="zh-CN"/>
                </w:rPr>
                <w:delText>CS22</w:delText>
              </w:r>
            </w:del>
            <w:ins w:id="212" w:author="李雅静" w:date="2025-12-02T13:51:21Z">
              <w:r>
                <w:rPr>
                  <w:rFonts w:hint="eastAsia" w:ascii="Times New Roman" w:hAnsi="Times New Roman" w:cs="Times New Roman"/>
                  <w:color w:val="auto"/>
                  <w:sz w:val="21"/>
                  <w:szCs w:val="21"/>
                  <w:highlight w:val="none"/>
                  <w:lang w:val="en-US" w:eastAsia="zh-CN"/>
                </w:rPr>
                <w:t>/</w:t>
              </w:r>
            </w:ins>
          </w:p>
        </w:tc>
      </w:tr>
      <w:tr w14:paraId="286A9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vAlign w:val="center"/>
          </w:tcPr>
          <w:p w14:paraId="0D363C49">
            <w:pPr>
              <w:keepNext w:val="0"/>
              <w:keepLines w:val="0"/>
              <w:widowControl/>
              <w:suppressLineNumbers w:val="0"/>
              <w:spacing w:before="0" w:beforeAutospacing="0" w:after="0" w:afterAutospacing="0" w:line="0" w:lineRule="atLeast"/>
              <w:ind w:left="0" w:leftChars="0" w:right="0" w:firstLine="0" w:firstLineChars="0"/>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SRS_017</w:t>
            </w:r>
          </w:p>
        </w:tc>
        <w:tc>
          <w:tcPr>
            <w:tcW w:w="1398" w:type="dxa"/>
            <w:gridSpan w:val="2"/>
            <w:vAlign w:val="center"/>
          </w:tcPr>
          <w:p w14:paraId="33762C4E">
            <w:pPr>
              <w:pStyle w:val="38"/>
              <w:keepNext w:val="0"/>
              <w:keepLines w:val="0"/>
              <w:widowControl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Times New Roman" w:cs="Times New Roman"/>
                <w:color w:val="000000"/>
                <w:szCs w:val="21"/>
              </w:rPr>
              <w:t>Log generation function</w:t>
            </w:r>
          </w:p>
        </w:tc>
        <w:tc>
          <w:tcPr>
            <w:tcW w:w="3128" w:type="dxa"/>
            <w:gridSpan w:val="2"/>
            <w:vAlign w:val="center"/>
          </w:tcPr>
          <w:p w14:paraId="43F3DE2B">
            <w:pPr>
              <w:pStyle w:val="38"/>
              <w:keepNext w:val="0"/>
              <w:keepLines w:val="0"/>
              <w:widowControl w:val="0"/>
              <w:suppressLineNumbers w:val="0"/>
              <w:spacing w:before="0" w:beforeAutospacing="0" w:after="0" w:afterAutospacing="0"/>
              <w:ind w:left="0" w:leftChars="0" w:right="0" w:rightChars="0" w:firstLine="0" w:firstLineChars="0"/>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Times New Roman" w:cs="Times New Roman"/>
                <w:color w:val="000000"/>
                <w:szCs w:val="21"/>
              </w:rPr>
              <w:t>The software has an operation log and an error log.</w:t>
            </w:r>
          </w:p>
        </w:tc>
        <w:tc>
          <w:tcPr>
            <w:tcW w:w="1415" w:type="dxa"/>
            <w:gridSpan w:val="2"/>
            <w:vAlign w:val="center"/>
          </w:tcPr>
          <w:p w14:paraId="7F557017">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rPr>
              <w:t>Not applicable</w:t>
            </w:r>
          </w:p>
        </w:tc>
        <w:tc>
          <w:tcPr>
            <w:tcW w:w="787" w:type="dxa"/>
            <w:vAlign w:val="center"/>
          </w:tcPr>
          <w:p w14:paraId="46E428E9">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vAlign w:val="center"/>
          </w:tcPr>
          <w:p w14:paraId="6CAECD60">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vAlign w:val="center"/>
          </w:tcPr>
          <w:p w14:paraId="6BF11BCB">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lang w:val="en-US" w:eastAsia="zh-CN"/>
              </w:rPr>
            </w:pPr>
            <w:del w:id="213" w:author="李雅静" w:date="2025-12-02T13:51:23Z">
              <w:r>
                <w:rPr>
                  <w:rFonts w:hint="default" w:ascii="Times New Roman" w:hAnsi="Times New Roman" w:eastAsia="宋体" w:cs="Times New Roman"/>
                  <w:color w:val="auto"/>
                  <w:sz w:val="21"/>
                  <w:szCs w:val="21"/>
                  <w:highlight w:val="none"/>
                  <w:lang w:val="en-US" w:eastAsia="zh-CN"/>
                </w:rPr>
                <w:delText>CS02</w:delText>
              </w:r>
            </w:del>
            <w:del w:id="214" w:author="李雅静" w:date="2025-12-02T13:51:23Z">
              <w:r>
                <w:rPr>
                  <w:rFonts w:hint="default" w:ascii="Times New Roman" w:hAnsi="Times New Roman" w:cs="Times New Roman"/>
                  <w:color w:val="auto"/>
                  <w:sz w:val="21"/>
                  <w:szCs w:val="21"/>
                  <w:highlight w:val="none"/>
                  <w:lang w:val="en-US" w:eastAsia="zh-CN"/>
                </w:rPr>
                <w:delText xml:space="preserve">, </w:delText>
              </w:r>
            </w:del>
            <w:del w:id="215" w:author="李雅静" w:date="2025-12-02T13:51:23Z">
              <w:r>
                <w:rPr>
                  <w:rFonts w:hint="default" w:ascii="Times New Roman" w:hAnsi="Times New Roman" w:eastAsia="宋体" w:cs="Times New Roman"/>
                  <w:color w:val="auto"/>
                  <w:sz w:val="21"/>
                  <w:szCs w:val="21"/>
                  <w:highlight w:val="none"/>
                  <w:lang w:val="en-US" w:eastAsia="zh-CN"/>
                </w:rPr>
                <w:delText>CS03</w:delText>
              </w:r>
            </w:del>
            <w:ins w:id="216" w:author="李雅静" w:date="2025-12-02T13:51:23Z">
              <w:r>
                <w:rPr>
                  <w:rFonts w:hint="eastAsia" w:ascii="Times New Roman" w:hAnsi="Times New Roman" w:cs="Times New Roman"/>
                  <w:color w:val="auto"/>
                  <w:sz w:val="21"/>
                  <w:szCs w:val="21"/>
                  <w:highlight w:val="none"/>
                  <w:lang w:val="en-US" w:eastAsia="zh-CN"/>
                </w:rPr>
                <w:t>/</w:t>
              </w:r>
            </w:ins>
          </w:p>
        </w:tc>
      </w:tr>
      <w:tr w14:paraId="7C7AA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vAlign w:val="center"/>
          </w:tcPr>
          <w:p w14:paraId="23824C30">
            <w:pPr>
              <w:keepNext w:val="0"/>
              <w:keepLines w:val="0"/>
              <w:widowControl/>
              <w:suppressLineNumbers w:val="0"/>
              <w:spacing w:before="0" w:beforeAutospacing="0" w:after="0" w:afterAutospacing="0" w:line="0" w:lineRule="atLeast"/>
              <w:ind w:left="0" w:leftChars="0" w:right="0" w:firstLine="0" w:firstLineChars="0"/>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SRS_018</w:t>
            </w:r>
          </w:p>
        </w:tc>
        <w:tc>
          <w:tcPr>
            <w:tcW w:w="1398" w:type="dxa"/>
            <w:gridSpan w:val="2"/>
            <w:vAlign w:val="center"/>
          </w:tcPr>
          <w:p w14:paraId="3E4CF0B3">
            <w:pPr>
              <w:pStyle w:val="38"/>
              <w:keepNext w:val="0"/>
              <w:keepLines w:val="0"/>
              <w:widowControl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sz w:val="21"/>
                <w:szCs w:val="21"/>
                <w:highlight w:val="none"/>
                <w:lang w:eastAsia="zh-CN"/>
              </w:rPr>
            </w:pPr>
            <w:r>
              <w:rPr>
                <w:rFonts w:hint="default" w:ascii="Times New Roman" w:hAnsi="Times New Roman" w:eastAsia="Times New Roman" w:cs="Times New Roman"/>
                <w:color w:val="000000"/>
                <w:szCs w:val="21"/>
              </w:rPr>
              <w:t>Default role and permission setting</w:t>
            </w:r>
          </w:p>
        </w:tc>
        <w:tc>
          <w:tcPr>
            <w:tcW w:w="3128" w:type="dxa"/>
            <w:gridSpan w:val="2"/>
            <w:vAlign w:val="center"/>
          </w:tcPr>
          <w:p w14:paraId="1842E747">
            <w:pPr>
              <w:pStyle w:val="38"/>
              <w:keepNext w:val="0"/>
              <w:keepLines w:val="0"/>
              <w:widowControl w:val="0"/>
              <w:suppressLineNumbers w:val="0"/>
              <w:spacing w:before="0" w:beforeAutospacing="0" w:after="0" w:afterAutospacing="0"/>
              <w:ind w:left="0" w:leftChars="0" w:right="0" w:rightChars="0" w:firstLine="0" w:firstLineChars="0"/>
              <w:jc w:val="left"/>
              <w:rPr>
                <w:rFonts w:hint="default" w:ascii="Times New Roman" w:hAnsi="Times New Roman" w:eastAsia="宋体" w:cs="Times New Roman"/>
                <w:color w:val="auto"/>
                <w:kern w:val="2"/>
                <w:sz w:val="21"/>
                <w:szCs w:val="21"/>
                <w:lang w:val="en-US" w:eastAsia="zh-CN" w:bidi="ar-SA"/>
                <w:woUserID w:val="2"/>
              </w:rPr>
            </w:pPr>
            <w:r>
              <w:rPr>
                <w:rFonts w:hint="default" w:ascii="Times New Roman" w:hAnsi="Times New Roman" w:eastAsia="宋体" w:cs="Times New Roman"/>
                <w:color w:val="auto"/>
                <w:kern w:val="2"/>
                <w:sz w:val="21"/>
                <w:szCs w:val="21"/>
                <w:lang w:val="en-US" w:eastAsia="zh-CN" w:bidi="ar-SA"/>
                <w:woUserID w:val="2"/>
              </w:rPr>
              <w:t>1. Service Provider: Full system access</w:t>
            </w:r>
          </w:p>
          <w:p w14:paraId="2D15733D">
            <w:pPr>
              <w:pStyle w:val="38"/>
              <w:keepNext w:val="0"/>
              <w:keepLines w:val="0"/>
              <w:widowControl w:val="0"/>
              <w:suppressLineNumbers w:val="0"/>
              <w:spacing w:before="0" w:beforeAutospacing="0" w:after="0" w:afterAutospacing="0"/>
              <w:ind w:left="0" w:leftChars="0" w:right="0" w:rightChars="0" w:firstLine="0" w:firstLineChars="0"/>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CN" w:bidi="ar-SA"/>
                <w:woUserID w:val="2"/>
              </w:rPr>
              <w:t>2. Medical Staff: Full permi</w:t>
            </w:r>
            <w:r>
              <w:rPr>
                <w:rFonts w:hint="default" w:ascii="Times New Roman" w:hAnsi="Times New Roman" w:eastAsia="宋体" w:cs="Times New Roman"/>
                <w:color w:val="auto"/>
                <w:kern w:val="2"/>
                <w:sz w:val="21"/>
                <w:szCs w:val="21"/>
                <w:lang w:val="en-US" w:eastAsia="zh" w:bidi="ar-SA"/>
                <w:woUserID w:val="2"/>
              </w:rPr>
              <w:t xml:space="preserve">ssion </w:t>
            </w:r>
            <w:r>
              <w:rPr>
                <w:rFonts w:hint="default" w:ascii="Times New Roman" w:hAnsi="Times New Roman" w:eastAsia="宋体" w:cs="Times New Roman"/>
                <w:color w:val="auto"/>
                <w:kern w:val="2"/>
                <w:sz w:val="21"/>
                <w:szCs w:val="21"/>
                <w:lang w:val="en-US" w:eastAsia="zh-CN" w:bidi="ar-SA"/>
                <w:woUserID w:val="2"/>
              </w:rPr>
              <w:t xml:space="preserve">except </w:t>
            </w:r>
            <w:r>
              <w:rPr>
                <w:rFonts w:hint="default" w:ascii="Times New Roman" w:hAnsi="Times New Roman" w:eastAsia="宋体" w:cs="Times New Roman"/>
                <w:color w:val="auto"/>
                <w:kern w:val="2"/>
                <w:sz w:val="21"/>
                <w:szCs w:val="21"/>
                <w:lang w:val="en-US" w:eastAsia="zh" w:bidi="ar-SA"/>
                <w:woUserID w:val="2"/>
              </w:rPr>
              <w:t xml:space="preserve">home </w:t>
            </w:r>
            <w:r>
              <w:rPr>
                <w:rFonts w:hint="default" w:ascii="Times New Roman" w:hAnsi="Times New Roman" w:eastAsia="宋体" w:cs="Times New Roman"/>
                <w:color w:val="auto"/>
                <w:kern w:val="2"/>
                <w:sz w:val="21"/>
                <w:szCs w:val="21"/>
                <w:lang w:val="en-US" w:eastAsia="zh-CN" w:bidi="ar-SA"/>
                <w:woUserID w:val="2"/>
              </w:rPr>
              <w:t xml:space="preserve">and </w:t>
            </w:r>
            <w:r>
              <w:rPr>
                <w:rFonts w:hint="default" w:ascii="Times New Roman" w:hAnsi="Times New Roman" w:eastAsia="宋体" w:cs="Times New Roman"/>
                <w:color w:val="auto"/>
                <w:kern w:val="2"/>
                <w:sz w:val="21"/>
                <w:szCs w:val="21"/>
                <w:lang w:val="en-US" w:eastAsia="zh" w:bidi="ar-SA"/>
                <w:woUserID w:val="2"/>
              </w:rPr>
              <w:t>d</w:t>
            </w:r>
            <w:r>
              <w:rPr>
                <w:rFonts w:hint="default" w:ascii="Times New Roman" w:hAnsi="Times New Roman" w:eastAsia="宋体" w:cs="Times New Roman"/>
                <w:color w:val="auto"/>
                <w:kern w:val="2"/>
                <w:sz w:val="21"/>
                <w:szCs w:val="21"/>
                <w:lang w:val="en-US" w:eastAsia="zh-CN" w:bidi="ar-SA"/>
                <w:woUserID w:val="2"/>
              </w:rPr>
              <w:t>evice modules</w:t>
            </w:r>
          </w:p>
        </w:tc>
        <w:tc>
          <w:tcPr>
            <w:tcW w:w="1415" w:type="dxa"/>
            <w:gridSpan w:val="2"/>
            <w:vAlign w:val="center"/>
          </w:tcPr>
          <w:p w14:paraId="6255C08B">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woUserID w:val="2"/>
              </w:rPr>
              <w:t>Role permission adjustments</w:t>
            </w:r>
          </w:p>
        </w:tc>
        <w:tc>
          <w:tcPr>
            <w:tcW w:w="787" w:type="dxa"/>
            <w:vAlign w:val="center"/>
          </w:tcPr>
          <w:p w14:paraId="1916520C">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rPr>
              <w:t>Major version X （significant enhancement)</w:t>
            </w:r>
          </w:p>
        </w:tc>
        <w:tc>
          <w:tcPr>
            <w:tcW w:w="1007" w:type="dxa"/>
            <w:vAlign w:val="center"/>
          </w:tcPr>
          <w:p w14:paraId="7EB6BF37">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rPr>
              <w:t>Yes, users cannot operate correctly by following the original manual.</w:t>
            </w:r>
          </w:p>
        </w:tc>
        <w:tc>
          <w:tcPr>
            <w:tcW w:w="1234" w:type="dxa"/>
            <w:vAlign w:val="center"/>
          </w:tcPr>
          <w:p w14:paraId="4D86C3C9">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lang w:val="en-US" w:eastAsia="zh-CN"/>
              </w:rPr>
            </w:pPr>
            <w:del w:id="217" w:author="李雅静" w:date="2025-12-02T13:51:26Z">
              <w:r>
                <w:rPr>
                  <w:rFonts w:hint="default" w:ascii="Times New Roman" w:hAnsi="Times New Roman" w:eastAsia="宋体" w:cs="Times New Roman"/>
                  <w:color w:val="auto"/>
                  <w:sz w:val="21"/>
                  <w:szCs w:val="21"/>
                  <w:highlight w:val="none"/>
                  <w:lang w:val="en-US" w:eastAsia="zh-CN"/>
                </w:rPr>
                <w:delText>CS17</w:delText>
              </w:r>
            </w:del>
            <w:ins w:id="218" w:author="李雅静" w:date="2025-12-02T13:51:26Z">
              <w:r>
                <w:rPr>
                  <w:rFonts w:hint="eastAsia" w:ascii="Times New Roman" w:hAnsi="Times New Roman" w:cs="Times New Roman"/>
                  <w:color w:val="auto"/>
                  <w:sz w:val="21"/>
                  <w:szCs w:val="21"/>
                  <w:highlight w:val="none"/>
                  <w:lang w:val="en-US" w:eastAsia="zh-CN"/>
                </w:rPr>
                <w:t>/</w:t>
              </w:r>
            </w:ins>
          </w:p>
        </w:tc>
      </w:tr>
      <w:tr w14:paraId="3B29B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vAlign w:val="center"/>
          </w:tcPr>
          <w:p w14:paraId="1167C47D">
            <w:pPr>
              <w:keepNext w:val="0"/>
              <w:keepLines w:val="0"/>
              <w:widowControl/>
              <w:suppressLineNumbers w:val="0"/>
              <w:spacing w:before="0" w:beforeAutospacing="0" w:after="0" w:afterAutospacing="0" w:line="0" w:lineRule="atLeast"/>
              <w:ind w:left="0" w:leftChars="0" w:right="0" w:firstLine="0" w:firstLineChars="0"/>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SRS_019</w:t>
            </w:r>
          </w:p>
        </w:tc>
        <w:tc>
          <w:tcPr>
            <w:tcW w:w="1398" w:type="dxa"/>
            <w:gridSpan w:val="2"/>
            <w:vAlign w:val="center"/>
          </w:tcPr>
          <w:p w14:paraId="48A818D0">
            <w:pPr>
              <w:keepNext w:val="0"/>
              <w:keepLines w:val="0"/>
              <w:widowControl/>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b w:val="0"/>
                <w:bCs w:val="0"/>
                <w:color w:val="auto"/>
                <w:sz w:val="21"/>
                <w:szCs w:val="21"/>
                <w:highlight w:val="none"/>
                <w:lang w:val="en-US" w:eastAsia="zh-CN" w:bidi="ar-SA"/>
              </w:rPr>
            </w:pPr>
            <w:r>
              <w:rPr>
                <w:rFonts w:hint="default" w:ascii="Times New Roman" w:hAnsi="Times New Roman" w:eastAsia="Times New Roman" w:cs="Times New Roman"/>
                <w:color w:val="000000"/>
                <w:kern w:val="2"/>
                <w:sz w:val="21"/>
                <w:szCs w:val="21"/>
              </w:rPr>
              <w:t>Usability requirements</w:t>
            </w:r>
          </w:p>
        </w:tc>
        <w:tc>
          <w:tcPr>
            <w:tcW w:w="3128" w:type="dxa"/>
            <w:gridSpan w:val="2"/>
            <w:vAlign w:val="center"/>
          </w:tcPr>
          <w:p w14:paraId="0C92E3E6">
            <w:pPr>
              <w:keepNext w:val="0"/>
              <w:keepLines w:val="0"/>
              <w:widowControl/>
              <w:suppressLineNumbers w:val="0"/>
              <w:spacing w:before="0" w:beforeAutospacing="0" w:after="0" w:afterAutospacing="0"/>
              <w:ind w:left="0" w:leftChars="0" w:right="0" w:rightChars="0" w:firstLine="0" w:firstLineChars="0"/>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cs="Times New Roman"/>
                <w:color w:val="auto"/>
                <w:kern w:val="2"/>
                <w:sz w:val="21"/>
                <w:szCs w:val="21"/>
                <w:lang w:val="en-US" w:eastAsia="zh" w:bidi="ar-SA"/>
                <w:woUserID w:val="2"/>
              </w:rPr>
              <w:t>T</w:t>
            </w:r>
            <w:r>
              <w:rPr>
                <w:rFonts w:hint="default" w:ascii="Times New Roman" w:hAnsi="Times New Roman" w:eastAsia="宋体" w:cs="Times New Roman"/>
                <w:color w:val="auto"/>
                <w:kern w:val="2"/>
                <w:sz w:val="21"/>
                <w:szCs w:val="21"/>
                <w:lang w:val="en-US" w:eastAsia="zh-CN" w:bidi="ar-SA"/>
                <w:woUserID w:val="2"/>
              </w:rPr>
              <w:t>he interface should be user-friendly, with fresh colors and clear menus, enabling users to quickly get started and operate easily. For example: Adopt a conventional T-shaped web layout overall, with header menu and content below. To ensure clear hierarchy, use light gray for the background and white for the content area; to emphasize the characteristics of the respiratory and sleep industry, use navy blue as the primary color. Secondary colors should be conventional blue, yellow, green. Text should be in black.</w:t>
            </w:r>
          </w:p>
        </w:tc>
        <w:tc>
          <w:tcPr>
            <w:tcW w:w="1415" w:type="dxa"/>
            <w:gridSpan w:val="2"/>
            <w:vAlign w:val="center"/>
          </w:tcPr>
          <w:p w14:paraId="3D1225A0">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cs="Times New Roman"/>
                <w:color w:val="auto"/>
                <w:kern w:val="2"/>
                <w:sz w:val="21"/>
                <w:szCs w:val="21"/>
                <w:lang w:val="en-US" w:eastAsia="zh" w:bidi="ar-SA"/>
              </w:rPr>
              <w:t>Adjust page layout</w:t>
            </w:r>
          </w:p>
        </w:tc>
        <w:tc>
          <w:tcPr>
            <w:tcW w:w="787" w:type="dxa"/>
            <w:vAlign w:val="center"/>
          </w:tcPr>
          <w:p w14:paraId="02839A2A">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cs="Times New Roman"/>
                <w:color w:val="auto"/>
                <w:kern w:val="2"/>
                <w:sz w:val="21"/>
                <w:szCs w:val="21"/>
                <w:lang w:val="en-US" w:eastAsia="zh" w:bidi="ar-SA"/>
              </w:rPr>
              <w:t>Major version X （significant enhancement)</w:t>
            </w:r>
          </w:p>
        </w:tc>
        <w:tc>
          <w:tcPr>
            <w:tcW w:w="1007" w:type="dxa"/>
            <w:vAlign w:val="center"/>
          </w:tcPr>
          <w:p w14:paraId="5987684F">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cs="Times New Roman"/>
                <w:color w:val="auto"/>
                <w:kern w:val="2"/>
                <w:sz w:val="21"/>
                <w:szCs w:val="21"/>
                <w:lang w:val="en-US" w:eastAsia="zh" w:bidi="ar-SA"/>
              </w:rPr>
              <w:t>Yes, users cannot operate correctly by following the original manual.</w:t>
            </w:r>
          </w:p>
        </w:tc>
        <w:tc>
          <w:tcPr>
            <w:tcW w:w="1234" w:type="dxa"/>
            <w:vAlign w:val="center"/>
          </w:tcPr>
          <w:p w14:paraId="4AF3987C">
            <w:pPr>
              <w:keepNext w:val="0"/>
              <w:keepLines w:val="0"/>
              <w:widowControl/>
              <w:suppressLineNumbers w:val="0"/>
              <w:spacing w:before="0" w:beforeAutospacing="0" w:after="0" w:afterAutospacing="0" w:line="0" w:lineRule="atLeast"/>
              <w:ind w:left="0" w:leftChars="0" w:right="0" w:firstLine="0" w:firstLineChars="0"/>
              <w:jc w:val="center"/>
              <w:rPr>
                <w:rFonts w:hint="default" w:ascii="Times New Roman" w:hAnsi="Times New Roman" w:eastAsia="宋体" w:cs="Times New Roman"/>
                <w:color w:val="auto"/>
                <w:sz w:val="21"/>
                <w:szCs w:val="21"/>
                <w:highlight w:val="none"/>
                <w:lang w:val="en-US" w:eastAsia="zh-CN"/>
              </w:rPr>
            </w:pPr>
            <w:del w:id="219" w:author="李雅静" w:date="2025-12-02T13:51:28Z">
              <w:r>
                <w:rPr>
                  <w:rFonts w:hint="default" w:ascii="Times New Roman" w:hAnsi="Times New Roman" w:eastAsia="宋体" w:cs="Times New Roman"/>
                  <w:color w:val="auto"/>
                  <w:sz w:val="21"/>
                  <w:szCs w:val="21"/>
                  <w:highlight w:val="none"/>
                  <w:lang w:val="en-US" w:eastAsia="zh-CN"/>
                </w:rPr>
                <w:delText>CS01</w:delText>
              </w:r>
            </w:del>
            <w:del w:id="220" w:author="李雅静" w:date="2025-12-02T13:51:28Z">
              <w:r>
                <w:rPr>
                  <w:rFonts w:hint="default" w:ascii="Times New Roman" w:hAnsi="Times New Roman" w:cs="Times New Roman"/>
                  <w:color w:val="auto"/>
                  <w:sz w:val="21"/>
                  <w:szCs w:val="21"/>
                  <w:highlight w:val="none"/>
                  <w:lang w:val="en-US" w:eastAsia="zh-CN"/>
                </w:rPr>
                <w:delText xml:space="preserve">, </w:delText>
              </w:r>
            </w:del>
            <w:del w:id="221" w:author="李雅静" w:date="2025-12-02T13:51:28Z">
              <w:r>
                <w:rPr>
                  <w:rFonts w:hint="default" w:ascii="Times New Roman" w:hAnsi="Times New Roman" w:eastAsia="宋体" w:cs="Times New Roman"/>
                  <w:color w:val="auto"/>
                  <w:sz w:val="21"/>
                  <w:szCs w:val="21"/>
                  <w:highlight w:val="none"/>
                  <w:lang w:val="en-US" w:eastAsia="zh-CN"/>
                </w:rPr>
                <w:delText>CS11</w:delText>
              </w:r>
            </w:del>
            <w:del w:id="222" w:author="李雅静" w:date="2025-12-02T13:51:28Z">
              <w:r>
                <w:rPr>
                  <w:rFonts w:hint="default" w:ascii="Times New Roman" w:hAnsi="Times New Roman" w:cs="Times New Roman"/>
                  <w:color w:val="auto"/>
                  <w:sz w:val="21"/>
                  <w:szCs w:val="21"/>
                  <w:highlight w:val="none"/>
                  <w:lang w:val="en-US" w:eastAsia="zh-CN"/>
                </w:rPr>
                <w:delText xml:space="preserve">, </w:delText>
              </w:r>
            </w:del>
            <w:del w:id="223" w:author="李雅静" w:date="2025-12-02T13:51:28Z">
              <w:r>
                <w:rPr>
                  <w:rFonts w:hint="default" w:ascii="Times New Roman" w:hAnsi="Times New Roman" w:eastAsia="宋体" w:cs="Times New Roman"/>
                  <w:color w:val="auto"/>
                  <w:sz w:val="21"/>
                  <w:szCs w:val="21"/>
                  <w:highlight w:val="none"/>
                  <w:lang w:val="en-US" w:eastAsia="zh-CN"/>
                </w:rPr>
                <w:delText>CS12</w:delText>
              </w:r>
            </w:del>
            <w:del w:id="224" w:author="李雅静" w:date="2025-12-02T13:51:28Z">
              <w:r>
                <w:rPr>
                  <w:rFonts w:hint="default" w:ascii="Times New Roman" w:hAnsi="Times New Roman" w:cs="Times New Roman"/>
                  <w:color w:val="auto"/>
                  <w:sz w:val="21"/>
                  <w:szCs w:val="21"/>
                  <w:highlight w:val="none"/>
                  <w:lang w:val="en-US" w:eastAsia="zh-CN"/>
                </w:rPr>
                <w:delText xml:space="preserve">, </w:delText>
              </w:r>
            </w:del>
            <w:del w:id="225" w:author="李雅静" w:date="2025-12-02T13:51:28Z">
              <w:r>
                <w:rPr>
                  <w:rFonts w:hint="default" w:ascii="Times New Roman" w:hAnsi="Times New Roman" w:eastAsia="宋体" w:cs="Times New Roman"/>
                  <w:color w:val="auto"/>
                  <w:sz w:val="21"/>
                  <w:szCs w:val="21"/>
                  <w:highlight w:val="none"/>
                  <w:lang w:val="en-US" w:eastAsia="zh-CN"/>
                </w:rPr>
                <w:delText>CS13</w:delText>
              </w:r>
            </w:del>
            <w:del w:id="226" w:author="李雅静" w:date="2025-12-02T13:51:28Z">
              <w:r>
                <w:rPr>
                  <w:rFonts w:hint="default" w:ascii="Times New Roman" w:hAnsi="Times New Roman" w:cs="Times New Roman"/>
                  <w:color w:val="auto"/>
                  <w:sz w:val="21"/>
                  <w:szCs w:val="21"/>
                  <w:highlight w:val="none"/>
                  <w:lang w:val="en-US" w:eastAsia="zh-CN"/>
                </w:rPr>
                <w:delText xml:space="preserve">, </w:delText>
              </w:r>
            </w:del>
            <w:del w:id="227" w:author="李雅静" w:date="2025-12-02T13:51:28Z">
              <w:r>
                <w:rPr>
                  <w:rFonts w:hint="default" w:ascii="Times New Roman" w:hAnsi="Times New Roman" w:eastAsia="宋体" w:cs="Times New Roman"/>
                  <w:color w:val="auto"/>
                  <w:sz w:val="21"/>
                  <w:szCs w:val="21"/>
                  <w:highlight w:val="none"/>
                  <w:lang w:val="en-US" w:eastAsia="zh-CN"/>
                </w:rPr>
                <w:delText>CS15</w:delText>
              </w:r>
            </w:del>
            <w:del w:id="228" w:author="李雅静" w:date="2025-12-02T13:51:28Z">
              <w:r>
                <w:rPr>
                  <w:rFonts w:hint="default" w:ascii="Times New Roman" w:hAnsi="Times New Roman" w:cs="Times New Roman"/>
                  <w:color w:val="auto"/>
                  <w:sz w:val="21"/>
                  <w:szCs w:val="21"/>
                  <w:highlight w:val="none"/>
                  <w:lang w:val="en-US" w:eastAsia="zh-CN"/>
                </w:rPr>
                <w:delText xml:space="preserve">, </w:delText>
              </w:r>
            </w:del>
            <w:del w:id="229" w:author="李雅静" w:date="2025-12-02T13:51:28Z">
              <w:r>
                <w:rPr>
                  <w:rFonts w:hint="default" w:ascii="Times New Roman" w:hAnsi="Times New Roman" w:eastAsia="宋体" w:cs="Times New Roman"/>
                  <w:color w:val="auto"/>
                  <w:sz w:val="21"/>
                  <w:szCs w:val="21"/>
                  <w:highlight w:val="none"/>
                  <w:lang w:val="en-US" w:eastAsia="zh-CN"/>
                </w:rPr>
                <w:delText>CS26</w:delText>
              </w:r>
            </w:del>
            <w:del w:id="230" w:author="李雅静" w:date="2025-12-02T13:51:28Z">
              <w:r>
                <w:rPr>
                  <w:rFonts w:hint="default" w:ascii="Times New Roman" w:hAnsi="Times New Roman" w:cs="Times New Roman"/>
                  <w:color w:val="auto"/>
                  <w:sz w:val="21"/>
                  <w:szCs w:val="21"/>
                  <w:highlight w:val="none"/>
                  <w:lang w:val="en-US" w:eastAsia="zh-CN"/>
                </w:rPr>
                <w:delText xml:space="preserve">, </w:delText>
              </w:r>
            </w:del>
            <w:del w:id="231" w:author="李雅静" w:date="2025-12-02T13:51:28Z">
              <w:r>
                <w:rPr>
                  <w:rFonts w:hint="default" w:ascii="Times New Roman" w:hAnsi="Times New Roman" w:eastAsia="宋体" w:cs="Times New Roman"/>
                  <w:color w:val="auto"/>
                  <w:sz w:val="21"/>
                  <w:szCs w:val="21"/>
                  <w:highlight w:val="none"/>
                  <w:lang w:val="en-US" w:eastAsia="zh-CN"/>
                </w:rPr>
                <w:delText>CS28</w:delText>
              </w:r>
            </w:del>
            <w:ins w:id="232" w:author="李雅静" w:date="2025-12-02T13:51:28Z">
              <w:r>
                <w:rPr>
                  <w:rFonts w:hint="eastAsia" w:ascii="Times New Roman" w:hAnsi="Times New Roman" w:cs="Times New Roman"/>
                  <w:color w:val="auto"/>
                  <w:sz w:val="21"/>
                  <w:szCs w:val="21"/>
                  <w:highlight w:val="none"/>
                  <w:lang w:val="en-US" w:eastAsia="zh-CN"/>
                </w:rPr>
                <w:t>/</w:t>
              </w:r>
            </w:ins>
          </w:p>
        </w:tc>
      </w:tr>
      <w:tr w14:paraId="33358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vAlign w:val="center"/>
          </w:tcPr>
          <w:p w14:paraId="460112F2">
            <w:pPr>
              <w:keepNext w:val="0"/>
              <w:keepLines w:val="0"/>
              <w:widowControl/>
              <w:suppressLineNumbers w:val="0"/>
              <w:spacing w:before="0" w:beforeAutospacing="0" w:after="0" w:afterAutospacing="0" w:line="0" w:lineRule="atLeast"/>
              <w:ind w:left="0" w:leftChars="0" w:right="0" w:firstLine="0" w:firstLineChars="0"/>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SRS_020</w:t>
            </w:r>
          </w:p>
        </w:tc>
        <w:tc>
          <w:tcPr>
            <w:tcW w:w="1398" w:type="dxa"/>
            <w:gridSpan w:val="2"/>
            <w:vAlign w:val="center"/>
          </w:tcPr>
          <w:p w14:paraId="4EBB0702">
            <w:pPr>
              <w:pStyle w:val="38"/>
              <w:keepNext w:val="0"/>
              <w:keepLines w:val="0"/>
              <w:widowControl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b w:val="0"/>
                <w:bCs w:val="0"/>
                <w:color w:val="auto"/>
                <w:sz w:val="21"/>
                <w:szCs w:val="21"/>
                <w:highlight w:val="none"/>
                <w:lang w:val="en-US" w:eastAsia="zh-CN" w:bidi="ar-SA"/>
              </w:rPr>
            </w:pPr>
            <w:r>
              <w:rPr>
                <w:rFonts w:hint="default" w:ascii="Times New Roman" w:hAnsi="Times New Roman" w:eastAsia="Times New Roman" w:cs="Times New Roman"/>
                <w:color w:val="000000"/>
                <w:szCs w:val="21"/>
              </w:rPr>
              <w:t>Compatibility requirements</w:t>
            </w:r>
          </w:p>
        </w:tc>
        <w:tc>
          <w:tcPr>
            <w:tcW w:w="3128" w:type="dxa"/>
            <w:gridSpan w:val="2"/>
            <w:vAlign w:val="center"/>
          </w:tcPr>
          <w:p w14:paraId="1A0E41A2">
            <w:pPr>
              <w:pStyle w:val="38"/>
              <w:keepNext w:val="0"/>
              <w:keepLines w:val="0"/>
              <w:widowControl w:val="0"/>
              <w:suppressLineNumbers w:val="0"/>
              <w:spacing w:before="0" w:beforeAutospacing="0" w:after="0" w:afterAutospacing="0"/>
              <w:ind w:left="0" w:leftChars="0" w:right="0" w:rightChars="0" w:firstLine="0" w:firstLineChars="0"/>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rPr>
              <w:t>Hardware, software, or</w:t>
            </w:r>
            <w:r>
              <w:rPr>
                <w:rFonts w:hint="default" w:ascii="Times New Roman" w:hAnsi="Times New Roman" w:eastAsia="宋体" w:cs="Times New Roman"/>
                <w:color w:val="auto"/>
                <w:kern w:val="2"/>
                <w:sz w:val="21"/>
                <w:szCs w:val="21"/>
                <w:lang w:val="en-US" w:eastAsia="zh" w:bidi="ar-SA"/>
                <w:woUserID w:val="2"/>
              </w:rPr>
              <w:t xml:space="preserve"> </w:t>
            </w:r>
            <w:r>
              <w:rPr>
                <w:rFonts w:hint="default" w:ascii="Times New Roman" w:hAnsi="Times New Roman" w:eastAsia="宋体" w:cs="Times New Roman"/>
                <w:color w:val="auto"/>
                <w:kern w:val="2"/>
                <w:sz w:val="21"/>
                <w:szCs w:val="21"/>
                <w:lang w:val="en-US" w:eastAsia="zh" w:bidi="ar-SA"/>
              </w:rPr>
              <w:t>hardware-software combined systems mutually adapt</w:t>
            </w:r>
            <w:r>
              <w:rPr>
                <w:rFonts w:hint="default" w:ascii="Times New Roman" w:hAnsi="Times New Roman" w:eastAsia="宋体" w:cs="Times New Roman"/>
                <w:color w:val="auto"/>
                <w:kern w:val="2"/>
                <w:sz w:val="21"/>
                <w:szCs w:val="21"/>
                <w:lang w:val="en-US" w:eastAsia="zh" w:bidi="ar-SA"/>
                <w:woUserID w:val="2"/>
              </w:rPr>
              <w:t>，</w:t>
            </w:r>
            <w:r>
              <w:rPr>
                <w:rFonts w:hint="default" w:ascii="Times New Roman" w:hAnsi="Times New Roman" w:eastAsia="宋体" w:cs="Times New Roman"/>
                <w:color w:val="auto"/>
                <w:kern w:val="2"/>
                <w:sz w:val="21"/>
                <w:szCs w:val="21"/>
                <w:lang w:val="en-US" w:eastAsia="zh" w:bidi="ar-SA"/>
              </w:rPr>
              <w:t>mutually coordinate</w:t>
            </w:r>
            <w:r>
              <w:rPr>
                <w:rFonts w:hint="default" w:ascii="Times New Roman" w:hAnsi="Times New Roman" w:eastAsia="宋体" w:cs="Times New Roman"/>
                <w:color w:val="auto"/>
                <w:kern w:val="2"/>
                <w:sz w:val="21"/>
                <w:szCs w:val="21"/>
                <w:lang w:val="en-US" w:eastAsia="zh" w:bidi="ar-SA"/>
                <w:woUserID w:val="2"/>
              </w:rPr>
              <w:t>.D</w:t>
            </w:r>
            <w:r>
              <w:rPr>
                <w:rFonts w:hint="default" w:ascii="Times New Roman" w:hAnsi="Times New Roman" w:eastAsia="宋体" w:cs="Times New Roman"/>
                <w:color w:val="auto"/>
                <w:kern w:val="2"/>
                <w:sz w:val="21"/>
                <w:szCs w:val="21"/>
                <w:lang w:val="en-US" w:eastAsia="zh" w:bidi="ar-SA"/>
              </w:rPr>
              <w:t xml:space="preserve">uring work </w:t>
            </w:r>
            <w:r>
              <w:rPr>
                <w:rFonts w:hint="default" w:ascii="Times New Roman" w:hAnsi="Times New Roman" w:eastAsia="宋体" w:cs="Times New Roman"/>
                <w:color w:val="auto"/>
                <w:kern w:val="2"/>
                <w:sz w:val="21"/>
                <w:szCs w:val="21"/>
                <w:lang w:val="en-US" w:eastAsia="zh" w:bidi="ar-SA"/>
                <w:woUserID w:val="2"/>
              </w:rPr>
              <w:t xml:space="preserve">it </w:t>
            </w:r>
            <w:r>
              <w:rPr>
                <w:rFonts w:hint="default" w:ascii="Times New Roman" w:hAnsi="Times New Roman" w:eastAsia="宋体" w:cs="Times New Roman"/>
                <w:color w:val="auto"/>
                <w:kern w:val="2"/>
                <w:sz w:val="21"/>
                <w:szCs w:val="21"/>
                <w:lang w:val="en-US" w:eastAsia="zh" w:bidi="ar-SA"/>
              </w:rPr>
              <w:t>can mutually cooperate</w:t>
            </w:r>
            <w:r>
              <w:rPr>
                <w:rFonts w:hint="default" w:ascii="Times New Roman" w:hAnsi="Times New Roman" w:eastAsia="宋体" w:cs="Times New Roman"/>
                <w:color w:val="auto"/>
                <w:kern w:val="2"/>
                <w:sz w:val="21"/>
                <w:szCs w:val="21"/>
                <w:lang w:val="en-US" w:eastAsia="zh" w:bidi="ar-SA"/>
                <w:woUserID w:val="2"/>
              </w:rPr>
              <w:t xml:space="preserve">, </w:t>
            </w:r>
            <w:r>
              <w:rPr>
                <w:rFonts w:hint="default" w:ascii="Times New Roman" w:hAnsi="Times New Roman" w:eastAsia="宋体" w:cs="Times New Roman"/>
                <w:color w:val="auto"/>
                <w:kern w:val="2"/>
                <w:sz w:val="21"/>
                <w:szCs w:val="21"/>
                <w:lang w:val="en-US" w:eastAsia="zh" w:bidi="ar-SA"/>
              </w:rPr>
              <w:t>operate stably, avoid failures, maintain compatibility stability</w:t>
            </w:r>
            <w:r>
              <w:rPr>
                <w:rFonts w:hint="default" w:ascii="Times New Roman" w:hAnsi="Times New Roman" w:eastAsia="宋体" w:cs="Times New Roman"/>
                <w:color w:val="auto"/>
                <w:kern w:val="2"/>
                <w:sz w:val="21"/>
                <w:szCs w:val="21"/>
                <w:lang w:val="en-US" w:eastAsia="zh" w:bidi="ar-SA"/>
                <w:woUserID w:val="2"/>
              </w:rPr>
              <w:t>.</w:t>
            </w:r>
          </w:p>
        </w:tc>
        <w:tc>
          <w:tcPr>
            <w:tcW w:w="1415" w:type="dxa"/>
            <w:gridSpan w:val="2"/>
            <w:vAlign w:val="center"/>
          </w:tcPr>
          <w:p w14:paraId="0BD50E8C">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woUserID w:val="2"/>
              </w:rPr>
              <w:t>Add compatible devices</w:t>
            </w:r>
          </w:p>
        </w:tc>
        <w:tc>
          <w:tcPr>
            <w:tcW w:w="787" w:type="dxa"/>
            <w:vAlign w:val="center"/>
          </w:tcPr>
          <w:p w14:paraId="050853AB">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cs="Times New Roman"/>
                <w:color w:val="auto"/>
                <w:kern w:val="2"/>
                <w:sz w:val="21"/>
                <w:szCs w:val="21"/>
                <w:lang w:val="en-US" w:eastAsia="zh" w:bidi="ar-SA"/>
                <w:woUserID w:val="2"/>
              </w:rPr>
              <w:t>Major version X （significant enhancement)</w:t>
            </w:r>
          </w:p>
        </w:tc>
        <w:tc>
          <w:tcPr>
            <w:tcW w:w="1007" w:type="dxa"/>
            <w:vAlign w:val="center"/>
          </w:tcPr>
          <w:p w14:paraId="3A512A42">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woUserID w:val="2"/>
              </w:rPr>
              <w:t>No</w:t>
            </w:r>
          </w:p>
        </w:tc>
        <w:tc>
          <w:tcPr>
            <w:tcW w:w="1234" w:type="dxa"/>
            <w:vAlign w:val="center"/>
          </w:tcPr>
          <w:p w14:paraId="083F8748">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lang w:val="en-US" w:eastAsia="zh-CN"/>
              </w:rPr>
            </w:pPr>
            <w:del w:id="233" w:author="李雅静" w:date="2025-12-02T13:51:31Z">
              <w:r>
                <w:rPr>
                  <w:rFonts w:hint="default" w:ascii="Times New Roman" w:hAnsi="Times New Roman" w:eastAsia="宋体" w:cs="Times New Roman"/>
                  <w:color w:val="auto"/>
                  <w:sz w:val="21"/>
                  <w:szCs w:val="21"/>
                  <w:highlight w:val="none"/>
                  <w:lang w:val="en-US" w:eastAsia="zh-CN"/>
                </w:rPr>
                <w:delText>CS19</w:delText>
              </w:r>
            </w:del>
            <w:del w:id="234" w:author="李雅静" w:date="2025-12-02T13:51:31Z">
              <w:r>
                <w:rPr>
                  <w:rFonts w:hint="default" w:ascii="Times New Roman" w:hAnsi="Times New Roman" w:cs="Times New Roman"/>
                  <w:color w:val="auto"/>
                  <w:sz w:val="21"/>
                  <w:szCs w:val="21"/>
                  <w:highlight w:val="none"/>
                  <w:lang w:val="en-US" w:eastAsia="zh-CN"/>
                </w:rPr>
                <w:delText xml:space="preserve">, </w:delText>
              </w:r>
            </w:del>
            <w:del w:id="235" w:author="李雅静" w:date="2025-12-02T13:51:31Z">
              <w:r>
                <w:rPr>
                  <w:rFonts w:hint="default" w:ascii="Times New Roman" w:hAnsi="Times New Roman" w:eastAsia="宋体" w:cs="Times New Roman"/>
                  <w:color w:val="auto"/>
                  <w:sz w:val="21"/>
                  <w:szCs w:val="21"/>
                  <w:highlight w:val="none"/>
                  <w:lang w:val="en-US" w:eastAsia="zh-CN"/>
                </w:rPr>
                <w:delText>CS20</w:delText>
              </w:r>
            </w:del>
            <w:del w:id="236" w:author="李雅静" w:date="2025-12-02T13:51:31Z">
              <w:r>
                <w:rPr>
                  <w:rFonts w:hint="default" w:ascii="Times New Roman" w:hAnsi="Times New Roman" w:cs="Times New Roman"/>
                  <w:color w:val="auto"/>
                  <w:sz w:val="21"/>
                  <w:szCs w:val="21"/>
                  <w:highlight w:val="none"/>
                  <w:lang w:val="en-US" w:eastAsia="zh-CN"/>
                </w:rPr>
                <w:delText xml:space="preserve">, </w:delText>
              </w:r>
            </w:del>
            <w:del w:id="237" w:author="李雅静" w:date="2025-12-02T13:51:31Z">
              <w:r>
                <w:rPr>
                  <w:rFonts w:hint="default" w:ascii="Times New Roman" w:hAnsi="Times New Roman" w:eastAsia="宋体" w:cs="Times New Roman"/>
                  <w:color w:val="auto"/>
                  <w:sz w:val="21"/>
                  <w:szCs w:val="21"/>
                  <w:highlight w:val="none"/>
                  <w:lang w:val="en-US" w:eastAsia="zh-CN"/>
                </w:rPr>
                <w:delText>CS21</w:delText>
              </w:r>
            </w:del>
            <w:del w:id="238" w:author="李雅静" w:date="2025-12-02T13:51:31Z">
              <w:r>
                <w:rPr>
                  <w:rFonts w:hint="default" w:ascii="Times New Roman" w:hAnsi="Times New Roman" w:cs="Times New Roman"/>
                  <w:color w:val="auto"/>
                  <w:sz w:val="21"/>
                  <w:szCs w:val="21"/>
                  <w:highlight w:val="none"/>
                  <w:lang w:val="en-US" w:eastAsia="zh-CN"/>
                </w:rPr>
                <w:delText xml:space="preserve">, </w:delText>
              </w:r>
            </w:del>
            <w:del w:id="239" w:author="李雅静" w:date="2025-12-02T13:51:31Z">
              <w:r>
                <w:rPr>
                  <w:rFonts w:hint="default" w:ascii="Times New Roman" w:hAnsi="Times New Roman" w:eastAsia="宋体" w:cs="Times New Roman"/>
                  <w:color w:val="auto"/>
                  <w:sz w:val="21"/>
                  <w:szCs w:val="21"/>
                  <w:highlight w:val="none"/>
                  <w:lang w:val="en-US" w:eastAsia="zh-CN"/>
                </w:rPr>
                <w:delText>CS25</w:delText>
              </w:r>
            </w:del>
            <w:del w:id="240" w:author="李雅静" w:date="2025-12-02T13:51:31Z">
              <w:r>
                <w:rPr>
                  <w:rFonts w:hint="default" w:ascii="Times New Roman" w:hAnsi="Times New Roman" w:cs="Times New Roman"/>
                  <w:color w:val="auto"/>
                  <w:sz w:val="21"/>
                  <w:szCs w:val="21"/>
                  <w:highlight w:val="none"/>
                  <w:lang w:val="en-US" w:eastAsia="zh-CN"/>
                </w:rPr>
                <w:delText xml:space="preserve">, </w:delText>
              </w:r>
            </w:del>
            <w:del w:id="241" w:author="李雅静" w:date="2025-12-02T13:51:31Z">
              <w:r>
                <w:rPr>
                  <w:rFonts w:hint="default" w:ascii="Times New Roman" w:hAnsi="Times New Roman" w:eastAsia="宋体" w:cs="Times New Roman"/>
                  <w:color w:val="auto"/>
                  <w:sz w:val="21"/>
                  <w:szCs w:val="21"/>
                  <w:highlight w:val="none"/>
                  <w:lang w:val="en-US" w:eastAsia="zh-CN"/>
                  <w:woUserID w:val="1"/>
                </w:rPr>
                <w:delText>CS29</w:delText>
              </w:r>
            </w:del>
            <w:del w:id="242" w:author="李雅静" w:date="2025-12-02T13:51:31Z">
              <w:r>
                <w:rPr>
                  <w:rFonts w:hint="default" w:ascii="Times New Roman" w:hAnsi="Times New Roman" w:cs="Times New Roman"/>
                  <w:color w:val="auto"/>
                  <w:sz w:val="21"/>
                  <w:szCs w:val="21"/>
                  <w:highlight w:val="none"/>
                  <w:lang w:val="en-US" w:eastAsia="zh-CN"/>
                  <w:woUserID w:val="1"/>
                </w:rPr>
                <w:delText xml:space="preserve">, </w:delText>
              </w:r>
            </w:del>
            <w:del w:id="243" w:author="李雅静" w:date="2025-12-02T13:51:31Z">
              <w:r>
                <w:rPr>
                  <w:rFonts w:hint="default" w:ascii="Times New Roman" w:hAnsi="Times New Roman" w:eastAsia="宋体" w:cs="Times New Roman"/>
                  <w:color w:val="auto"/>
                  <w:sz w:val="21"/>
                  <w:szCs w:val="21"/>
                  <w:highlight w:val="none"/>
                  <w:lang w:val="en-US" w:eastAsia="zh-CN"/>
                </w:rPr>
                <w:delText>CS30</w:delText>
              </w:r>
            </w:del>
            <w:ins w:id="244" w:author="李雅静" w:date="2025-12-02T13:51:31Z">
              <w:r>
                <w:rPr>
                  <w:rFonts w:hint="eastAsia" w:ascii="Times New Roman" w:hAnsi="Times New Roman" w:cs="Times New Roman"/>
                  <w:color w:val="auto"/>
                  <w:sz w:val="21"/>
                  <w:szCs w:val="21"/>
                  <w:highlight w:val="none"/>
                  <w:lang w:val="en-US" w:eastAsia="zh-CN"/>
                </w:rPr>
                <w:t>/</w:t>
              </w:r>
            </w:ins>
          </w:p>
        </w:tc>
      </w:tr>
      <w:tr w14:paraId="1B96D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vAlign w:val="center"/>
          </w:tcPr>
          <w:p w14:paraId="18D2824A">
            <w:pPr>
              <w:keepNext w:val="0"/>
              <w:keepLines w:val="0"/>
              <w:widowControl/>
              <w:suppressLineNumbers w:val="0"/>
              <w:spacing w:before="0" w:beforeAutospacing="0" w:after="0" w:afterAutospacing="0" w:line="0" w:lineRule="atLeast"/>
              <w:ind w:left="0" w:leftChars="0" w:right="0" w:firstLine="0" w:firstLineChars="0"/>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kern w:val="2"/>
                <w:sz w:val="21"/>
                <w:szCs w:val="21"/>
                <w:highlight w:val="none"/>
                <w:lang w:val="en-US" w:eastAsia="zh-CN" w:bidi="ar-SA"/>
              </w:rPr>
              <w:t>SRS_02</w:t>
            </w:r>
            <w:r>
              <w:rPr>
                <w:rFonts w:hint="default" w:ascii="Times New Roman" w:hAnsi="Times New Roman" w:eastAsia="宋体" w:cs="Times New Roman"/>
                <w:color w:val="auto"/>
                <w:kern w:val="2"/>
                <w:sz w:val="21"/>
                <w:szCs w:val="21"/>
                <w:highlight w:val="none"/>
                <w:lang w:eastAsia="zh-CN" w:bidi="ar-SA"/>
              </w:rPr>
              <w:t>1</w:t>
            </w:r>
          </w:p>
        </w:tc>
        <w:tc>
          <w:tcPr>
            <w:tcW w:w="1398" w:type="dxa"/>
            <w:gridSpan w:val="2"/>
            <w:vAlign w:val="center"/>
          </w:tcPr>
          <w:p w14:paraId="20DFD194">
            <w:pPr>
              <w:pStyle w:val="38"/>
              <w:keepNext w:val="0"/>
              <w:keepLines w:val="0"/>
              <w:widowControl/>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b w:val="0"/>
                <w:bCs w:val="0"/>
                <w:color w:val="auto"/>
                <w:sz w:val="21"/>
                <w:szCs w:val="21"/>
                <w:highlight w:val="none"/>
                <w:lang w:val="en-US" w:eastAsia="zh-CN" w:bidi="ar-SA"/>
              </w:rPr>
            </w:pPr>
            <w:r>
              <w:rPr>
                <w:rFonts w:hint="default" w:ascii="Times New Roman" w:hAnsi="Times New Roman" w:eastAsia="Times New Roman" w:cs="Times New Roman"/>
                <w:color w:val="000000"/>
                <w:szCs w:val="21"/>
              </w:rPr>
              <w:t>Scheduled data backup</w:t>
            </w:r>
          </w:p>
        </w:tc>
        <w:tc>
          <w:tcPr>
            <w:tcW w:w="3128" w:type="dxa"/>
            <w:gridSpan w:val="2"/>
            <w:vAlign w:val="center"/>
          </w:tcPr>
          <w:p w14:paraId="03B42D75">
            <w:pPr>
              <w:pStyle w:val="38"/>
              <w:keepNext w:val="0"/>
              <w:keepLines w:val="0"/>
              <w:widowControl w:val="0"/>
              <w:suppressLineNumbers w:val="0"/>
              <w:spacing w:before="0" w:beforeAutospacing="0" w:after="0" w:afterAutospacing="0"/>
              <w:ind w:left="0" w:leftChars="0" w:right="0" w:rightChars="0" w:firstLine="0" w:firstLineChars="0"/>
              <w:jc w:val="left"/>
              <w:rPr>
                <w:rFonts w:hint="default" w:ascii="Times New Roman" w:hAnsi="Times New Roman" w:eastAsia="宋体" w:cs="Times New Roman"/>
                <w:color w:val="auto"/>
                <w:kern w:val="2"/>
                <w:sz w:val="21"/>
                <w:szCs w:val="21"/>
                <w:highlight w:val="none"/>
                <w:lang w:val="en-US" w:eastAsia="zh-CN"/>
              </w:rPr>
            </w:pPr>
            <w:r>
              <w:rPr>
                <w:rFonts w:hint="default" w:ascii="Times New Roman" w:hAnsi="Times New Roman" w:eastAsia="宋体" w:cs="Times New Roman"/>
                <w:color w:val="auto"/>
                <w:kern w:val="2"/>
                <w:sz w:val="21"/>
                <w:szCs w:val="21"/>
                <w:lang w:val="en-US" w:eastAsia="zh-CN" w:bidi="ar-SA"/>
                <w:woUserID w:val="2"/>
              </w:rPr>
              <w:t>The system daily/weekly automatically runs database/file backup scripts for data backup.</w:t>
            </w:r>
          </w:p>
        </w:tc>
        <w:tc>
          <w:tcPr>
            <w:tcW w:w="1415" w:type="dxa"/>
            <w:gridSpan w:val="2"/>
            <w:vAlign w:val="center"/>
          </w:tcPr>
          <w:p w14:paraId="3A18261D">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rPr>
            </w:pPr>
            <w:r>
              <w:rPr>
                <w:rFonts w:hint="default" w:ascii="Times New Roman" w:hAnsi="Times New Roman" w:eastAsia="宋体" w:cs="Times New Roman"/>
                <w:color w:val="auto"/>
                <w:kern w:val="2"/>
                <w:sz w:val="21"/>
                <w:szCs w:val="21"/>
                <w:lang w:val="en-US" w:eastAsia="zh" w:bidi="ar-SA"/>
              </w:rPr>
              <w:t>Not applicable</w:t>
            </w:r>
          </w:p>
        </w:tc>
        <w:tc>
          <w:tcPr>
            <w:tcW w:w="787" w:type="dxa"/>
            <w:vAlign w:val="center"/>
          </w:tcPr>
          <w:p w14:paraId="6345F620">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rPr>
            </w:pPr>
            <w:r>
              <w:rPr>
                <w:rFonts w:hint="default" w:ascii="Times New Roman" w:hAnsi="Times New Roman" w:eastAsia="宋体" w:cs="Times New Roman"/>
                <w:color w:val="auto"/>
                <w:kern w:val="2"/>
                <w:sz w:val="21"/>
                <w:szCs w:val="21"/>
                <w:lang w:val="en-US" w:eastAsia="zh-CN" w:bidi="ar-SA"/>
              </w:rPr>
              <w:t>/</w:t>
            </w:r>
          </w:p>
        </w:tc>
        <w:tc>
          <w:tcPr>
            <w:tcW w:w="1007" w:type="dxa"/>
            <w:vAlign w:val="center"/>
          </w:tcPr>
          <w:p w14:paraId="26D38B1F">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rPr>
            </w:pPr>
            <w:r>
              <w:rPr>
                <w:rFonts w:hint="default" w:ascii="Times New Roman" w:hAnsi="Times New Roman" w:eastAsia="宋体" w:cs="Times New Roman"/>
                <w:color w:val="auto"/>
                <w:kern w:val="2"/>
                <w:sz w:val="21"/>
                <w:szCs w:val="21"/>
                <w:lang w:val="en-US" w:eastAsia="zh-CN" w:bidi="ar-SA"/>
              </w:rPr>
              <w:t>/</w:t>
            </w:r>
          </w:p>
        </w:tc>
        <w:tc>
          <w:tcPr>
            <w:tcW w:w="1234" w:type="dxa"/>
            <w:vAlign w:val="center"/>
          </w:tcPr>
          <w:p w14:paraId="679B7352">
            <w:pPr>
              <w:keepNext w:val="0"/>
              <w:keepLines w:val="0"/>
              <w:widowControl/>
              <w:suppressLineNumbers w:val="0"/>
              <w:spacing w:before="0" w:beforeAutospacing="0" w:after="0" w:afterAutospacing="0" w:line="0" w:lineRule="atLeast"/>
              <w:ind w:left="0" w:leftChars="0" w:right="0" w:firstLine="0" w:firstLineChars="0"/>
              <w:jc w:val="center"/>
              <w:rPr>
                <w:rFonts w:hint="default" w:ascii="Times New Roman" w:hAnsi="Times New Roman" w:eastAsia="宋体" w:cs="Times New Roman"/>
                <w:color w:val="auto"/>
                <w:sz w:val="21"/>
                <w:szCs w:val="21"/>
                <w:highlight w:val="none"/>
                <w:lang w:val="en-US" w:eastAsia="zh-CN"/>
              </w:rPr>
            </w:pPr>
            <w:del w:id="245" w:author="李雅静" w:date="2025-12-02T13:51:32Z">
              <w:r>
                <w:rPr>
                  <w:rFonts w:hint="default" w:ascii="Times New Roman" w:hAnsi="Times New Roman" w:eastAsia="宋体" w:cs="Times New Roman"/>
                  <w:color w:val="auto"/>
                  <w:sz w:val="21"/>
                  <w:szCs w:val="21"/>
                  <w:highlight w:val="none"/>
                  <w:lang w:val="en-US" w:eastAsia="zh-CN"/>
                </w:rPr>
                <w:delText>CS22</w:delText>
              </w:r>
            </w:del>
            <w:ins w:id="246" w:author="李雅静" w:date="2025-12-02T13:51:32Z">
              <w:r>
                <w:rPr>
                  <w:rFonts w:hint="eastAsia" w:ascii="Times New Roman" w:hAnsi="Times New Roman" w:cs="Times New Roman"/>
                  <w:color w:val="auto"/>
                  <w:sz w:val="21"/>
                  <w:szCs w:val="21"/>
                  <w:highlight w:val="none"/>
                  <w:lang w:val="en-US" w:eastAsia="zh-CN"/>
                </w:rPr>
                <w:t>/</w:t>
              </w:r>
            </w:ins>
          </w:p>
        </w:tc>
      </w:tr>
      <w:tr w14:paraId="638F5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shd w:val="clear" w:color="auto" w:fill="auto"/>
            <w:vAlign w:val="center"/>
          </w:tcPr>
          <w:p w14:paraId="29B1A007">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highlight w:val="none"/>
                <w:lang w:eastAsia="zh-CN" w:bidi="ar-SA"/>
              </w:rPr>
              <w:t>S</w:t>
            </w:r>
            <w:r>
              <w:rPr>
                <w:rFonts w:hint="default" w:ascii="Times New Roman" w:hAnsi="Times New Roman" w:eastAsia="宋体" w:cs="Times New Roman"/>
                <w:color w:val="auto"/>
                <w:kern w:val="2"/>
                <w:sz w:val="21"/>
                <w:szCs w:val="21"/>
                <w:highlight w:val="none"/>
                <w:lang w:val="en-US" w:eastAsia="zh-CN" w:bidi="ar-SA"/>
              </w:rPr>
              <w:t>RS_0</w:t>
            </w:r>
            <w:r>
              <w:rPr>
                <w:rFonts w:hint="default" w:ascii="Times New Roman" w:hAnsi="Times New Roman" w:eastAsia="宋体" w:cs="Times New Roman"/>
                <w:color w:val="auto"/>
                <w:kern w:val="2"/>
                <w:sz w:val="21"/>
                <w:szCs w:val="21"/>
                <w:highlight w:val="none"/>
                <w:lang w:eastAsia="zh-CN" w:bidi="ar-SA"/>
              </w:rPr>
              <w:t>22</w:t>
            </w:r>
          </w:p>
        </w:tc>
        <w:tc>
          <w:tcPr>
            <w:tcW w:w="1398" w:type="dxa"/>
            <w:gridSpan w:val="2"/>
            <w:shd w:val="clear" w:color="auto" w:fill="auto"/>
            <w:vAlign w:val="center"/>
          </w:tcPr>
          <w:p w14:paraId="536A13E4">
            <w:pPr>
              <w:pStyle w:val="38"/>
              <w:keepNext w:val="0"/>
              <w:keepLines w:val="0"/>
              <w:widowControl/>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highlight w:val="none"/>
                <w:woUserID w:val="2"/>
              </w:rPr>
              <w:t xml:space="preserve">Corrective </w:t>
            </w:r>
            <w:r>
              <w:rPr>
                <w:rFonts w:hint="default" w:ascii="Times New Roman" w:hAnsi="Times New Roman" w:eastAsia="宋体" w:cs="Times New Roman"/>
                <w:color w:val="auto"/>
                <w:kern w:val="2"/>
                <w:sz w:val="21"/>
                <w:szCs w:val="21"/>
                <w:highlight w:val="none"/>
                <w:lang w:eastAsia="zh"/>
                <w:woUserID w:val="2"/>
              </w:rPr>
              <w:t>m</w:t>
            </w:r>
            <w:r>
              <w:rPr>
                <w:rFonts w:hint="default" w:ascii="Times New Roman" w:hAnsi="Times New Roman" w:eastAsia="宋体" w:cs="Times New Roman"/>
                <w:color w:val="auto"/>
                <w:kern w:val="2"/>
                <w:sz w:val="21"/>
                <w:szCs w:val="21"/>
                <w:highlight w:val="none"/>
                <w:woUserID w:val="2"/>
              </w:rPr>
              <w:t>aintenance</w:t>
            </w:r>
          </w:p>
        </w:tc>
        <w:tc>
          <w:tcPr>
            <w:tcW w:w="3128" w:type="dxa"/>
            <w:gridSpan w:val="2"/>
            <w:shd w:val="clear" w:color="auto" w:fill="auto"/>
            <w:vAlign w:val="center"/>
          </w:tcPr>
          <w:p w14:paraId="7F2D4BE8">
            <w:pPr>
              <w:pStyle w:val="38"/>
              <w:keepNext w:val="0"/>
              <w:keepLines w:val="0"/>
              <w:widowControl w:val="0"/>
              <w:suppressLineNumbers w:val="0"/>
              <w:spacing w:before="0" w:beforeAutospacing="0" w:after="0" w:afterAutospacing="0"/>
              <w:ind w:left="0" w:leftChars="0" w:right="0" w:rightChars="0" w:firstLine="0" w:firstLineChars="0"/>
              <w:jc w:val="left"/>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color w:val="auto"/>
                <w:kern w:val="2"/>
                <w:sz w:val="21"/>
                <w:szCs w:val="21"/>
                <w:woUserID w:val="2"/>
              </w:rPr>
              <w:t>When abnormalities or failures occur during system operation, diagnose and correct errors remaining in</w:t>
            </w:r>
            <w:r>
              <w:rPr>
                <w:rFonts w:hint="default" w:ascii="Times New Roman" w:hAnsi="Times New Roman" w:eastAsia="宋体" w:cs="Times New Roman"/>
                <w:color w:val="auto"/>
                <w:kern w:val="2"/>
                <w:sz w:val="21"/>
                <w:szCs w:val="21"/>
                <w:lang w:eastAsia="zh"/>
                <w:woUserID w:val="2"/>
              </w:rPr>
              <w:t xml:space="preserve"> </w:t>
            </w:r>
            <w:r>
              <w:rPr>
                <w:rFonts w:hint="default" w:ascii="Times New Roman" w:hAnsi="Times New Roman" w:eastAsia="宋体" w:cs="Times New Roman"/>
                <w:color w:val="auto"/>
                <w:kern w:val="2"/>
                <w:sz w:val="21"/>
                <w:szCs w:val="21"/>
                <w:woUserID w:val="2"/>
              </w:rPr>
              <w:t>system</w:t>
            </w:r>
            <w:r>
              <w:rPr>
                <w:rFonts w:hint="default" w:ascii="Times New Roman" w:hAnsi="Times New Roman" w:eastAsia="宋体" w:cs="Times New Roman"/>
                <w:color w:val="auto"/>
                <w:kern w:val="2"/>
                <w:sz w:val="21"/>
                <w:szCs w:val="21"/>
                <w:lang w:eastAsia="zh"/>
                <w:woUserID w:val="2"/>
              </w:rPr>
              <w:t>.</w:t>
            </w:r>
          </w:p>
        </w:tc>
        <w:tc>
          <w:tcPr>
            <w:tcW w:w="1415" w:type="dxa"/>
            <w:gridSpan w:val="2"/>
            <w:shd w:val="clear" w:color="auto" w:fill="auto"/>
            <w:vAlign w:val="center"/>
          </w:tcPr>
          <w:p w14:paraId="0F6D7976">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color w:val="auto"/>
                <w:kern w:val="2"/>
                <w:sz w:val="21"/>
                <w:szCs w:val="21"/>
                <w:lang w:val="en-US" w:eastAsia="zh" w:bidi="ar-SA"/>
              </w:rPr>
              <w:t>Not applicable</w:t>
            </w:r>
          </w:p>
        </w:tc>
        <w:tc>
          <w:tcPr>
            <w:tcW w:w="787" w:type="dxa"/>
            <w:shd w:val="clear" w:color="auto" w:fill="auto"/>
            <w:vAlign w:val="center"/>
          </w:tcPr>
          <w:p w14:paraId="746409FB">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color w:val="auto"/>
                <w:kern w:val="2"/>
                <w:sz w:val="21"/>
                <w:szCs w:val="21"/>
                <w:lang w:val="en-US" w:eastAsia="zh-CN" w:bidi="ar-SA"/>
              </w:rPr>
              <w:t>/</w:t>
            </w:r>
          </w:p>
        </w:tc>
        <w:tc>
          <w:tcPr>
            <w:tcW w:w="1007" w:type="dxa"/>
            <w:shd w:val="clear" w:color="auto" w:fill="auto"/>
            <w:vAlign w:val="center"/>
          </w:tcPr>
          <w:p w14:paraId="7F3423C6">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color w:val="auto"/>
                <w:kern w:val="2"/>
                <w:sz w:val="21"/>
                <w:szCs w:val="21"/>
                <w:lang w:val="en-US" w:eastAsia="zh-CN" w:bidi="ar-SA"/>
              </w:rPr>
              <w:t>/</w:t>
            </w:r>
          </w:p>
        </w:tc>
        <w:tc>
          <w:tcPr>
            <w:tcW w:w="1234" w:type="dxa"/>
            <w:shd w:val="clear" w:color="auto" w:fill="auto"/>
            <w:vAlign w:val="center"/>
          </w:tcPr>
          <w:p w14:paraId="0FE74691">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lang w:val="en-US" w:eastAsia="zh-CN"/>
              </w:rPr>
            </w:pPr>
            <w:del w:id="247" w:author="李雅静" w:date="2025-12-02T13:51:34Z">
              <w:r>
                <w:rPr>
                  <w:rFonts w:hint="default" w:ascii="Times New Roman" w:hAnsi="Times New Roman" w:eastAsia="宋体" w:cs="Times New Roman"/>
                  <w:color w:val="auto"/>
                  <w:sz w:val="21"/>
                  <w:szCs w:val="21"/>
                  <w:highlight w:val="none"/>
                  <w:lang w:val="en-US" w:eastAsia="zh-CN"/>
                </w:rPr>
                <w:delText>CS02</w:delText>
              </w:r>
            </w:del>
            <w:del w:id="248" w:author="李雅静" w:date="2025-12-02T13:51:34Z">
              <w:r>
                <w:rPr>
                  <w:rFonts w:hint="default" w:ascii="Times New Roman" w:hAnsi="Times New Roman" w:cs="Times New Roman"/>
                  <w:color w:val="auto"/>
                  <w:sz w:val="21"/>
                  <w:szCs w:val="21"/>
                  <w:highlight w:val="none"/>
                  <w:lang w:val="en-US" w:eastAsia="zh-CN"/>
                </w:rPr>
                <w:delText xml:space="preserve">, </w:delText>
              </w:r>
            </w:del>
            <w:del w:id="249" w:author="李雅静" w:date="2025-12-02T13:51:34Z">
              <w:r>
                <w:rPr>
                  <w:rFonts w:hint="default" w:ascii="Times New Roman" w:hAnsi="Times New Roman" w:eastAsia="宋体" w:cs="Times New Roman"/>
                  <w:color w:val="auto"/>
                  <w:sz w:val="21"/>
                  <w:szCs w:val="21"/>
                  <w:highlight w:val="none"/>
                  <w:lang w:val="en-US" w:eastAsia="zh-CN"/>
                </w:rPr>
                <w:delText>CS03</w:delText>
              </w:r>
            </w:del>
            <w:del w:id="250" w:author="李雅静" w:date="2025-12-02T13:51:34Z">
              <w:r>
                <w:rPr>
                  <w:rFonts w:hint="default" w:ascii="Times New Roman" w:hAnsi="Times New Roman" w:cs="Times New Roman"/>
                  <w:color w:val="auto"/>
                  <w:sz w:val="21"/>
                  <w:szCs w:val="21"/>
                  <w:highlight w:val="none"/>
                  <w:lang w:val="en-US" w:eastAsia="zh-CN"/>
                </w:rPr>
                <w:delText xml:space="preserve">, </w:delText>
              </w:r>
            </w:del>
            <w:del w:id="251" w:author="李雅静" w:date="2025-12-02T13:51:34Z">
              <w:r>
                <w:rPr>
                  <w:rFonts w:hint="default" w:ascii="Times New Roman" w:hAnsi="Times New Roman" w:eastAsia="宋体" w:cs="Times New Roman"/>
                  <w:color w:val="auto"/>
                  <w:sz w:val="21"/>
                  <w:szCs w:val="21"/>
                  <w:highlight w:val="none"/>
                  <w:lang w:val="en-US" w:eastAsia="zh-CN"/>
                </w:rPr>
                <w:delText>CS04</w:delText>
              </w:r>
            </w:del>
            <w:del w:id="252" w:author="李雅静" w:date="2025-12-02T13:51:34Z">
              <w:r>
                <w:rPr>
                  <w:rFonts w:hint="default" w:ascii="Times New Roman" w:hAnsi="Times New Roman" w:cs="Times New Roman"/>
                  <w:color w:val="auto"/>
                  <w:sz w:val="21"/>
                  <w:szCs w:val="21"/>
                  <w:highlight w:val="none"/>
                  <w:lang w:val="en-US" w:eastAsia="zh-CN"/>
                </w:rPr>
                <w:delText xml:space="preserve">, </w:delText>
              </w:r>
            </w:del>
            <w:del w:id="253" w:author="李雅静" w:date="2025-12-02T13:51:34Z">
              <w:r>
                <w:rPr>
                  <w:rFonts w:hint="default" w:ascii="Times New Roman" w:hAnsi="Times New Roman" w:eastAsia="宋体" w:cs="Times New Roman"/>
                  <w:color w:val="auto"/>
                  <w:sz w:val="21"/>
                  <w:szCs w:val="21"/>
                  <w:highlight w:val="none"/>
                  <w:lang w:val="en-US" w:eastAsia="zh-CN"/>
                </w:rPr>
                <w:delText>CS0</w:delText>
              </w:r>
            </w:del>
            <w:del w:id="254" w:author="李雅静" w:date="2025-12-02T13:51:34Z">
              <w:r>
                <w:rPr>
                  <w:rFonts w:hint="default" w:ascii="Times New Roman" w:hAnsi="Times New Roman" w:eastAsia="宋体" w:cs="Times New Roman"/>
                  <w:color w:val="auto"/>
                  <w:sz w:val="21"/>
                  <w:szCs w:val="21"/>
                  <w:highlight w:val="none"/>
                  <w:lang w:val="en-US" w:eastAsia="zh"/>
                  <w:woUserID w:val="1"/>
                </w:rPr>
                <w:delText>5</w:delText>
              </w:r>
            </w:del>
            <w:del w:id="255" w:author="李雅静" w:date="2025-12-02T13:51:34Z">
              <w:r>
                <w:rPr>
                  <w:rFonts w:hint="default" w:ascii="Times New Roman" w:hAnsi="Times New Roman" w:cs="Times New Roman"/>
                  <w:color w:val="auto"/>
                  <w:sz w:val="21"/>
                  <w:szCs w:val="21"/>
                  <w:highlight w:val="none"/>
                  <w:lang w:val="en-US" w:eastAsia="zh-CN"/>
                </w:rPr>
                <w:delText xml:space="preserve">, </w:delText>
              </w:r>
            </w:del>
            <w:del w:id="256" w:author="李雅静" w:date="2025-12-02T13:51:34Z">
              <w:r>
                <w:rPr>
                  <w:rFonts w:hint="default" w:ascii="Times New Roman" w:hAnsi="Times New Roman" w:eastAsia="宋体" w:cs="Times New Roman"/>
                  <w:color w:val="auto"/>
                  <w:sz w:val="21"/>
                  <w:szCs w:val="21"/>
                  <w:highlight w:val="none"/>
                  <w:lang w:val="en-US" w:eastAsia="zh-CN"/>
                </w:rPr>
                <w:delText>CS14</w:delText>
              </w:r>
            </w:del>
            <w:del w:id="257" w:author="李雅静" w:date="2025-12-02T13:51:34Z">
              <w:r>
                <w:rPr>
                  <w:rFonts w:hint="default" w:ascii="Times New Roman" w:hAnsi="Times New Roman" w:cs="Times New Roman"/>
                  <w:color w:val="auto"/>
                  <w:sz w:val="21"/>
                  <w:szCs w:val="21"/>
                  <w:highlight w:val="none"/>
                  <w:lang w:val="en-US" w:eastAsia="zh-CN"/>
                </w:rPr>
                <w:delText xml:space="preserve">, </w:delText>
              </w:r>
            </w:del>
            <w:del w:id="258" w:author="李雅静" w:date="2025-12-02T13:51:34Z">
              <w:r>
                <w:rPr>
                  <w:rFonts w:hint="default" w:ascii="Times New Roman" w:hAnsi="Times New Roman" w:eastAsia="宋体" w:cs="Times New Roman"/>
                  <w:color w:val="auto"/>
                  <w:sz w:val="21"/>
                  <w:szCs w:val="21"/>
                  <w:highlight w:val="none"/>
                  <w:lang w:val="en-US" w:eastAsia="zh-CN"/>
                </w:rPr>
                <w:delText>CS24</w:delText>
              </w:r>
            </w:del>
            <w:ins w:id="259" w:author="李雅静" w:date="2025-12-02T13:51:34Z">
              <w:r>
                <w:rPr>
                  <w:rFonts w:hint="eastAsia" w:ascii="Times New Roman" w:hAnsi="Times New Roman" w:cs="Times New Roman"/>
                  <w:color w:val="auto"/>
                  <w:sz w:val="21"/>
                  <w:szCs w:val="21"/>
                  <w:highlight w:val="none"/>
                  <w:lang w:val="en-US" w:eastAsia="zh-CN"/>
                </w:rPr>
                <w:t>/</w:t>
              </w:r>
            </w:ins>
          </w:p>
        </w:tc>
      </w:tr>
      <w:tr w14:paraId="1A636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shd w:val="clear" w:color="auto" w:fill="auto"/>
            <w:vAlign w:val="center"/>
          </w:tcPr>
          <w:p w14:paraId="43E92459">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highlight w:val="none"/>
                <w:lang w:eastAsia="zh-CN" w:bidi="ar-SA"/>
              </w:rPr>
              <w:t>S</w:t>
            </w:r>
            <w:r>
              <w:rPr>
                <w:rFonts w:hint="default" w:ascii="Times New Roman" w:hAnsi="Times New Roman" w:eastAsia="宋体" w:cs="Times New Roman"/>
                <w:color w:val="auto"/>
                <w:kern w:val="2"/>
                <w:sz w:val="21"/>
                <w:szCs w:val="21"/>
                <w:highlight w:val="none"/>
                <w:lang w:val="en-US" w:eastAsia="zh-CN" w:bidi="ar-SA"/>
              </w:rPr>
              <w:t>RS_0</w:t>
            </w:r>
            <w:r>
              <w:rPr>
                <w:rFonts w:hint="default" w:ascii="Times New Roman" w:hAnsi="Times New Roman" w:eastAsia="宋体" w:cs="Times New Roman"/>
                <w:color w:val="auto"/>
                <w:kern w:val="2"/>
                <w:sz w:val="21"/>
                <w:szCs w:val="21"/>
                <w:highlight w:val="none"/>
                <w:lang w:eastAsia="zh-CN" w:bidi="ar-SA"/>
              </w:rPr>
              <w:t>23</w:t>
            </w:r>
          </w:p>
        </w:tc>
        <w:tc>
          <w:tcPr>
            <w:tcW w:w="1398" w:type="dxa"/>
            <w:gridSpan w:val="2"/>
            <w:shd w:val="clear" w:color="auto" w:fill="auto"/>
            <w:vAlign w:val="center"/>
          </w:tcPr>
          <w:p w14:paraId="5703B259">
            <w:pPr>
              <w:pStyle w:val="38"/>
              <w:keepNext w:val="0"/>
              <w:keepLines w:val="0"/>
              <w:widowControl/>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highlight w:val="none"/>
                <w:woUserID w:val="2"/>
              </w:rPr>
              <w:t xml:space="preserve">Adaptive </w:t>
            </w:r>
            <w:r>
              <w:rPr>
                <w:rFonts w:hint="default" w:ascii="Times New Roman" w:hAnsi="Times New Roman" w:eastAsia="宋体" w:cs="Times New Roman"/>
                <w:color w:val="auto"/>
                <w:kern w:val="2"/>
                <w:sz w:val="21"/>
                <w:szCs w:val="21"/>
                <w:highlight w:val="none"/>
                <w:lang w:eastAsia="zh"/>
                <w:woUserID w:val="2"/>
              </w:rPr>
              <w:t>m</w:t>
            </w:r>
            <w:r>
              <w:rPr>
                <w:rFonts w:hint="default" w:ascii="Times New Roman" w:hAnsi="Times New Roman" w:eastAsia="宋体" w:cs="Times New Roman"/>
                <w:color w:val="auto"/>
                <w:kern w:val="2"/>
                <w:sz w:val="21"/>
                <w:szCs w:val="21"/>
                <w:highlight w:val="none"/>
                <w:woUserID w:val="2"/>
              </w:rPr>
              <w:t>aintenance</w:t>
            </w:r>
          </w:p>
        </w:tc>
        <w:tc>
          <w:tcPr>
            <w:tcW w:w="3128" w:type="dxa"/>
            <w:gridSpan w:val="2"/>
            <w:shd w:val="clear" w:color="auto" w:fill="auto"/>
            <w:vAlign w:val="center"/>
          </w:tcPr>
          <w:p w14:paraId="21E75AF5">
            <w:pPr>
              <w:pStyle w:val="38"/>
              <w:keepNext w:val="0"/>
              <w:keepLines w:val="0"/>
              <w:widowControl w:val="0"/>
              <w:suppressLineNumbers w:val="0"/>
              <w:spacing w:before="0" w:beforeAutospacing="0" w:after="0" w:afterAutospacing="0"/>
              <w:ind w:left="0" w:leftChars="0" w:right="0" w:rightChars="0" w:firstLine="0" w:firstLineChars="0"/>
              <w:jc w:val="left"/>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color w:val="auto"/>
                <w:kern w:val="2"/>
                <w:sz w:val="21"/>
                <w:szCs w:val="21"/>
                <w:woUserID w:val="2"/>
              </w:rPr>
              <w:t>To make the system adapt to changes in software-hardware environments, perform maintenance work, adjust the system to adapt to application object changes, meet</w:t>
            </w:r>
            <w:r>
              <w:rPr>
                <w:rFonts w:hint="default" w:ascii="Times New Roman" w:hAnsi="Times New Roman" w:eastAsia="宋体" w:cs="Times New Roman"/>
                <w:color w:val="auto"/>
                <w:kern w:val="2"/>
                <w:sz w:val="21"/>
                <w:szCs w:val="21"/>
                <w:lang w:eastAsia="zh"/>
                <w:woUserID w:val="2"/>
              </w:rPr>
              <w:t>ing</w:t>
            </w:r>
            <w:r>
              <w:rPr>
                <w:rFonts w:hint="default" w:ascii="Times New Roman" w:hAnsi="Times New Roman" w:eastAsia="宋体" w:cs="Times New Roman"/>
                <w:color w:val="auto"/>
                <w:kern w:val="2"/>
                <w:sz w:val="21"/>
                <w:szCs w:val="21"/>
                <w:woUserID w:val="2"/>
              </w:rPr>
              <w:t xml:space="preserve"> user needs.</w:t>
            </w:r>
          </w:p>
        </w:tc>
        <w:tc>
          <w:tcPr>
            <w:tcW w:w="1415" w:type="dxa"/>
            <w:gridSpan w:val="2"/>
            <w:shd w:val="clear" w:color="auto" w:fill="auto"/>
            <w:vAlign w:val="center"/>
          </w:tcPr>
          <w:p w14:paraId="46958709">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color w:val="auto"/>
                <w:kern w:val="2"/>
                <w:sz w:val="21"/>
                <w:szCs w:val="21"/>
                <w:lang w:val="en-US" w:eastAsia="zh" w:bidi="ar-SA"/>
              </w:rPr>
              <w:t>Not applicable</w:t>
            </w:r>
          </w:p>
        </w:tc>
        <w:tc>
          <w:tcPr>
            <w:tcW w:w="787" w:type="dxa"/>
            <w:shd w:val="clear" w:color="auto" w:fill="auto"/>
            <w:vAlign w:val="center"/>
          </w:tcPr>
          <w:p w14:paraId="68CBC6FA">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2815A2A5">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shd w:val="clear" w:color="auto" w:fill="auto"/>
            <w:vAlign w:val="center"/>
          </w:tcPr>
          <w:p w14:paraId="1F4972E6">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lang w:val="en-US" w:eastAsia="zh-CN"/>
              </w:rPr>
            </w:pPr>
            <w:del w:id="260" w:author="李雅静" w:date="2025-12-02T13:51:36Z">
              <w:r>
                <w:rPr>
                  <w:rFonts w:hint="default" w:ascii="Times New Roman" w:hAnsi="Times New Roman" w:eastAsia="宋体" w:cs="Times New Roman"/>
                  <w:color w:val="auto"/>
                  <w:sz w:val="21"/>
                  <w:szCs w:val="21"/>
                  <w:highlight w:val="none"/>
                  <w:lang w:val="en-US" w:eastAsia="zh-CN"/>
                </w:rPr>
                <w:delText>CS07</w:delText>
              </w:r>
            </w:del>
            <w:del w:id="261" w:author="李雅静" w:date="2025-12-02T13:51:36Z">
              <w:r>
                <w:rPr>
                  <w:rFonts w:hint="default" w:ascii="Times New Roman" w:hAnsi="Times New Roman" w:cs="Times New Roman"/>
                  <w:color w:val="auto"/>
                  <w:sz w:val="21"/>
                  <w:szCs w:val="21"/>
                  <w:highlight w:val="none"/>
                  <w:lang w:val="en-US" w:eastAsia="zh-CN"/>
                </w:rPr>
                <w:delText xml:space="preserve">, </w:delText>
              </w:r>
            </w:del>
            <w:del w:id="262" w:author="李雅静" w:date="2025-12-02T13:51:36Z">
              <w:r>
                <w:rPr>
                  <w:rFonts w:hint="default" w:ascii="Times New Roman" w:hAnsi="Times New Roman" w:eastAsia="宋体" w:cs="Times New Roman"/>
                  <w:color w:val="auto"/>
                  <w:sz w:val="21"/>
                  <w:szCs w:val="21"/>
                  <w:highlight w:val="none"/>
                  <w:lang w:val="en-US" w:eastAsia="zh-CN"/>
                </w:rPr>
                <w:delText>CS08</w:delText>
              </w:r>
            </w:del>
            <w:del w:id="263" w:author="李雅静" w:date="2025-12-02T13:51:36Z">
              <w:r>
                <w:rPr>
                  <w:rFonts w:hint="default" w:ascii="Times New Roman" w:hAnsi="Times New Roman" w:cs="Times New Roman"/>
                  <w:color w:val="auto"/>
                  <w:sz w:val="21"/>
                  <w:szCs w:val="21"/>
                  <w:highlight w:val="none"/>
                  <w:lang w:val="en-US" w:eastAsia="zh-CN"/>
                </w:rPr>
                <w:delText xml:space="preserve">, </w:delText>
              </w:r>
            </w:del>
            <w:del w:id="264" w:author="李雅静" w:date="2025-12-02T13:51:36Z">
              <w:r>
                <w:rPr>
                  <w:rFonts w:hint="default" w:ascii="Times New Roman" w:hAnsi="Times New Roman" w:eastAsia="宋体" w:cs="Times New Roman"/>
                  <w:color w:val="auto"/>
                  <w:sz w:val="21"/>
                  <w:szCs w:val="21"/>
                  <w:highlight w:val="none"/>
                  <w:lang w:val="en-US" w:eastAsia="zh-CN"/>
                  <w:woUserID w:val="1"/>
                </w:rPr>
                <w:delText>CS09</w:delText>
              </w:r>
            </w:del>
            <w:del w:id="265" w:author="李雅静" w:date="2025-12-02T13:51:36Z">
              <w:r>
                <w:rPr>
                  <w:rFonts w:hint="default" w:ascii="Times New Roman" w:hAnsi="Times New Roman" w:cs="Times New Roman"/>
                  <w:color w:val="auto"/>
                  <w:sz w:val="21"/>
                  <w:szCs w:val="21"/>
                  <w:highlight w:val="none"/>
                  <w:lang w:val="en-US" w:eastAsia="zh-CN"/>
                  <w:woUserID w:val="1"/>
                </w:rPr>
                <w:delText xml:space="preserve">, </w:delText>
              </w:r>
            </w:del>
            <w:del w:id="266" w:author="李雅静" w:date="2025-12-02T13:51:36Z">
              <w:r>
                <w:rPr>
                  <w:rFonts w:hint="default" w:ascii="Times New Roman" w:hAnsi="Times New Roman" w:eastAsia="宋体" w:cs="Times New Roman"/>
                  <w:color w:val="auto"/>
                  <w:sz w:val="21"/>
                  <w:szCs w:val="21"/>
                  <w:highlight w:val="none"/>
                  <w:lang w:val="en-US" w:eastAsia="zh-CN"/>
                  <w:woUserID w:val="1"/>
                </w:rPr>
                <w:delText>CS19</w:delText>
              </w:r>
            </w:del>
            <w:del w:id="267" w:author="李雅静" w:date="2025-12-02T13:51:36Z">
              <w:r>
                <w:rPr>
                  <w:rFonts w:hint="default" w:ascii="Times New Roman" w:hAnsi="Times New Roman" w:cs="Times New Roman"/>
                  <w:color w:val="auto"/>
                  <w:sz w:val="21"/>
                  <w:szCs w:val="21"/>
                  <w:highlight w:val="none"/>
                  <w:lang w:val="en-US" w:eastAsia="zh-CN"/>
                  <w:woUserID w:val="1"/>
                </w:rPr>
                <w:delText xml:space="preserve">, </w:delText>
              </w:r>
            </w:del>
            <w:del w:id="268" w:author="李雅静" w:date="2025-12-02T13:51:36Z">
              <w:r>
                <w:rPr>
                  <w:rFonts w:hint="default" w:ascii="Times New Roman" w:hAnsi="Times New Roman" w:eastAsia="宋体" w:cs="Times New Roman"/>
                  <w:color w:val="auto"/>
                  <w:sz w:val="21"/>
                  <w:szCs w:val="21"/>
                  <w:highlight w:val="none"/>
                  <w:lang w:val="en-US" w:eastAsia="zh-CN"/>
                </w:rPr>
                <w:delText>CS30</w:delText>
              </w:r>
            </w:del>
            <w:ins w:id="269" w:author="李雅静" w:date="2025-12-02T13:51:36Z">
              <w:r>
                <w:rPr>
                  <w:rFonts w:hint="eastAsia" w:ascii="Times New Roman" w:hAnsi="Times New Roman" w:cs="Times New Roman"/>
                  <w:color w:val="auto"/>
                  <w:sz w:val="21"/>
                  <w:szCs w:val="21"/>
                  <w:highlight w:val="none"/>
                  <w:lang w:val="en-US" w:eastAsia="zh-CN"/>
                </w:rPr>
                <w:t>/</w:t>
              </w:r>
            </w:ins>
          </w:p>
        </w:tc>
      </w:tr>
      <w:tr w14:paraId="077EA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shd w:val="clear" w:color="auto" w:fill="auto"/>
            <w:vAlign w:val="center"/>
          </w:tcPr>
          <w:p w14:paraId="3CC7FDD3">
            <w:pPr>
              <w:keepNext w:val="0"/>
              <w:keepLines w:val="0"/>
              <w:widowControl/>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highlight w:val="none"/>
                <w:lang w:eastAsia="zh-CN" w:bidi="ar-SA"/>
              </w:rPr>
              <w:t>SRS_024</w:t>
            </w:r>
          </w:p>
        </w:tc>
        <w:tc>
          <w:tcPr>
            <w:tcW w:w="1398" w:type="dxa"/>
            <w:gridSpan w:val="2"/>
            <w:shd w:val="clear" w:color="auto" w:fill="auto"/>
            <w:vAlign w:val="center"/>
          </w:tcPr>
          <w:p w14:paraId="4EC05915">
            <w:pPr>
              <w:pStyle w:val="38"/>
              <w:keepNext w:val="0"/>
              <w:keepLines w:val="0"/>
              <w:widowControl/>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highlight w:val="none"/>
                <w:woUserID w:val="2"/>
              </w:rPr>
              <w:t xml:space="preserve">Preventive </w:t>
            </w:r>
            <w:r>
              <w:rPr>
                <w:rFonts w:hint="default" w:ascii="Times New Roman" w:hAnsi="Times New Roman" w:eastAsia="宋体" w:cs="Times New Roman"/>
                <w:color w:val="auto"/>
                <w:kern w:val="2"/>
                <w:sz w:val="21"/>
                <w:szCs w:val="21"/>
                <w:highlight w:val="none"/>
                <w:lang w:eastAsia="zh"/>
                <w:woUserID w:val="2"/>
              </w:rPr>
              <w:t>m</w:t>
            </w:r>
            <w:r>
              <w:rPr>
                <w:rFonts w:hint="default" w:ascii="Times New Roman" w:hAnsi="Times New Roman" w:eastAsia="宋体" w:cs="Times New Roman"/>
                <w:color w:val="auto"/>
                <w:kern w:val="2"/>
                <w:sz w:val="21"/>
                <w:szCs w:val="21"/>
                <w:highlight w:val="none"/>
                <w:woUserID w:val="2"/>
              </w:rPr>
              <w:t>aintenance</w:t>
            </w:r>
          </w:p>
        </w:tc>
        <w:tc>
          <w:tcPr>
            <w:tcW w:w="3128" w:type="dxa"/>
            <w:gridSpan w:val="2"/>
            <w:shd w:val="clear" w:color="auto" w:fill="auto"/>
            <w:vAlign w:val="center"/>
          </w:tcPr>
          <w:p w14:paraId="03383918">
            <w:pPr>
              <w:pStyle w:val="38"/>
              <w:keepNext w:val="0"/>
              <w:keepLines w:val="0"/>
              <w:widowControl w:val="0"/>
              <w:suppressLineNumbers w:val="0"/>
              <w:spacing w:before="0" w:beforeAutospacing="0" w:after="0" w:afterAutospacing="0"/>
              <w:ind w:left="0" w:leftChars="0" w:right="0" w:rightChars="0" w:firstLine="0" w:firstLineChars="0"/>
              <w:jc w:val="left"/>
              <w:rPr>
                <w:rFonts w:hint="default" w:ascii="Times New Roman" w:hAnsi="Times New Roman" w:eastAsia="宋体" w:cs="Times New Roman"/>
                <w:color w:val="auto"/>
                <w:kern w:val="2"/>
                <w:sz w:val="21"/>
                <w:szCs w:val="21"/>
                <w:highlight w:val="none"/>
              </w:rPr>
            </w:pPr>
            <w:ins w:id="270" w:author="李雅静" w:date="2025-12-03T16:22:35Z">
              <w:r>
                <w:rPr>
                  <w:rFonts w:hint="default" w:ascii="Times New Roman" w:hAnsi="Times New Roman" w:eastAsia="宋体" w:cs="Times New Roman"/>
                  <w:color w:val="auto"/>
                  <w:szCs w:val="21"/>
                  <w:rPrChange w:id="271" w:author="李雅静" w:date="2025-12-03T16:22:35Z">
                    <w:rPr>
                      <w:rFonts w:hint="eastAsia"/>
                    </w:rPr>
                  </w:rPrChange>
                  <w:woUserID w:val="2"/>
                </w:rPr>
                <w:t>Conduct preventive maintenance on systems that may undergo changes or adjustments.</w:t>
              </w:r>
            </w:ins>
            <w:del w:id="273" w:author="李雅静" w:date="2025-12-03T16:22:35Z">
              <w:r>
                <w:rPr>
                  <w:rFonts w:hint="default" w:ascii="Times New Roman" w:hAnsi="Times New Roman" w:eastAsia="宋体" w:cs="Times New Roman"/>
                  <w:color w:val="auto"/>
                  <w:kern w:val="2"/>
                  <w:sz w:val="21"/>
                  <w:szCs w:val="21"/>
                  <w:woUserID w:val="2"/>
                </w:rPr>
                <w:delText>System maintenance work should not always passively wait for users to raise requests before proceeding</w:delText>
              </w:r>
            </w:del>
            <w:del w:id="274" w:author="李雅静" w:date="2025-12-03T16:22:35Z">
              <w:r>
                <w:rPr>
                  <w:rFonts w:hint="default" w:ascii="Times New Roman" w:hAnsi="Times New Roman" w:eastAsia="宋体" w:cs="Times New Roman"/>
                  <w:color w:val="auto"/>
                  <w:kern w:val="2"/>
                  <w:sz w:val="21"/>
                  <w:szCs w:val="21"/>
                  <w:lang w:eastAsia="zh"/>
                  <w:woUserID w:val="2"/>
                </w:rPr>
                <w:delText xml:space="preserve">. It </w:delText>
              </w:r>
            </w:del>
            <w:del w:id="275" w:author="李雅静" w:date="2025-12-03T16:22:35Z">
              <w:r>
                <w:rPr>
                  <w:rFonts w:hint="default" w:ascii="Times New Roman" w:hAnsi="Times New Roman" w:eastAsia="宋体" w:cs="Times New Roman"/>
                  <w:color w:val="auto"/>
                  <w:kern w:val="2"/>
                  <w:sz w:val="21"/>
                  <w:szCs w:val="21"/>
                  <w:woUserID w:val="2"/>
                </w:rPr>
                <w:delText>should perform proactive preventive maintenance, i.e., select systems that still have long service life, currently can operate normally, but may undergo changes or adjustments for maintenance</w:delText>
              </w:r>
            </w:del>
            <w:del w:id="276" w:author="李雅静" w:date="2025-12-03T16:22:35Z">
              <w:r>
                <w:rPr>
                  <w:rFonts w:hint="default" w:ascii="Times New Roman" w:hAnsi="Times New Roman" w:eastAsia="宋体" w:cs="Times New Roman"/>
                  <w:color w:val="auto"/>
                  <w:kern w:val="2"/>
                  <w:sz w:val="21"/>
                  <w:szCs w:val="21"/>
                  <w:lang w:eastAsia="zh"/>
                  <w:woUserID w:val="2"/>
                </w:rPr>
                <w:delText xml:space="preserve">. The </w:delText>
              </w:r>
            </w:del>
            <w:del w:id="277" w:author="李雅静" w:date="2025-12-03T16:22:35Z">
              <w:r>
                <w:rPr>
                  <w:rFonts w:hint="default" w:ascii="Times New Roman" w:hAnsi="Times New Roman" w:eastAsia="宋体" w:cs="Times New Roman"/>
                  <w:color w:val="auto"/>
                  <w:kern w:val="2"/>
                  <w:sz w:val="21"/>
                  <w:szCs w:val="21"/>
                  <w:woUserID w:val="2"/>
                </w:rPr>
                <w:delText xml:space="preserve">purpose is </w:delText>
              </w:r>
            </w:del>
            <w:del w:id="278" w:author="李雅静" w:date="2025-12-03T16:22:35Z">
              <w:r>
                <w:rPr>
                  <w:rFonts w:hint="default" w:ascii="Times New Roman" w:hAnsi="Times New Roman" w:eastAsia="宋体" w:cs="Times New Roman"/>
                  <w:color w:val="auto"/>
                  <w:kern w:val="2"/>
                  <w:sz w:val="21"/>
                  <w:szCs w:val="21"/>
                  <w:lang w:eastAsia="zh"/>
                  <w:woUserID w:val="2"/>
                </w:rPr>
                <w:delText xml:space="preserve">to </w:delText>
              </w:r>
            </w:del>
            <w:del w:id="279" w:author="李雅静" w:date="2025-12-03T16:22:35Z">
              <w:r>
                <w:rPr>
                  <w:rFonts w:hint="default" w:ascii="Times New Roman" w:hAnsi="Times New Roman" w:eastAsia="宋体" w:cs="Times New Roman"/>
                  <w:color w:val="auto"/>
                  <w:kern w:val="2"/>
                  <w:sz w:val="21"/>
                  <w:szCs w:val="21"/>
                  <w:woUserID w:val="2"/>
                </w:rPr>
                <w:delText>lay better foundation for future modifications and adjustments</w:delText>
              </w:r>
            </w:del>
            <w:del w:id="280" w:author="李雅静" w:date="2025-12-03T16:22:35Z">
              <w:r>
                <w:rPr>
                  <w:rFonts w:hint="default" w:ascii="Times New Roman" w:hAnsi="Times New Roman" w:eastAsia="宋体" w:cs="Times New Roman"/>
                  <w:color w:val="auto"/>
                  <w:kern w:val="2"/>
                  <w:sz w:val="21"/>
                  <w:szCs w:val="21"/>
                  <w:lang w:eastAsia="zh"/>
                  <w:woUserID w:val="2"/>
                </w:rPr>
                <w:delText xml:space="preserve"> </w:delText>
              </w:r>
            </w:del>
            <w:del w:id="281" w:author="李雅静" w:date="2025-12-03T16:22:35Z">
              <w:r>
                <w:rPr>
                  <w:rFonts w:hint="default" w:ascii="Times New Roman" w:hAnsi="Times New Roman" w:eastAsia="宋体" w:cs="Times New Roman"/>
                  <w:color w:val="auto"/>
                  <w:kern w:val="2"/>
                  <w:sz w:val="21"/>
                  <w:szCs w:val="21"/>
                  <w:woUserID w:val="2"/>
                </w:rPr>
                <w:delText>through preventive maintenance.</w:delText>
              </w:r>
            </w:del>
          </w:p>
        </w:tc>
        <w:tc>
          <w:tcPr>
            <w:tcW w:w="1415" w:type="dxa"/>
            <w:gridSpan w:val="2"/>
            <w:shd w:val="clear" w:color="auto" w:fill="auto"/>
            <w:vAlign w:val="center"/>
          </w:tcPr>
          <w:p w14:paraId="69FF3F07">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color w:val="auto"/>
                <w:kern w:val="2"/>
                <w:sz w:val="21"/>
                <w:szCs w:val="21"/>
                <w:lang w:val="en-US" w:eastAsia="zh" w:bidi="ar-SA"/>
              </w:rPr>
              <w:t>Not applicable</w:t>
            </w:r>
          </w:p>
        </w:tc>
        <w:tc>
          <w:tcPr>
            <w:tcW w:w="787" w:type="dxa"/>
            <w:shd w:val="clear" w:color="auto" w:fill="auto"/>
            <w:vAlign w:val="center"/>
          </w:tcPr>
          <w:p w14:paraId="61F514D8">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029A87AB">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shd w:val="clear" w:color="auto" w:fill="auto"/>
            <w:vAlign w:val="center"/>
          </w:tcPr>
          <w:p w14:paraId="0453E676">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lang w:val="en-US" w:eastAsia="zh-CN"/>
              </w:rPr>
            </w:pPr>
            <w:del w:id="282" w:author="李雅静" w:date="2025-12-02T13:51:38Z">
              <w:r>
                <w:rPr>
                  <w:rFonts w:hint="default" w:ascii="Times New Roman" w:hAnsi="Times New Roman" w:eastAsia="宋体" w:cs="Times New Roman"/>
                  <w:color w:val="auto"/>
                  <w:sz w:val="21"/>
                  <w:szCs w:val="21"/>
                  <w:highlight w:val="none"/>
                  <w:lang w:val="en-US" w:eastAsia="zh-CN"/>
                </w:rPr>
                <w:delText>CS01</w:delText>
              </w:r>
            </w:del>
            <w:del w:id="283" w:author="李雅静" w:date="2025-12-02T13:51:38Z">
              <w:r>
                <w:rPr>
                  <w:rFonts w:hint="default" w:ascii="Times New Roman" w:hAnsi="Times New Roman" w:cs="Times New Roman"/>
                  <w:color w:val="auto"/>
                  <w:sz w:val="21"/>
                  <w:szCs w:val="21"/>
                  <w:highlight w:val="none"/>
                  <w:lang w:val="en-US" w:eastAsia="zh-CN"/>
                </w:rPr>
                <w:delText xml:space="preserve">, </w:delText>
              </w:r>
            </w:del>
            <w:del w:id="284" w:author="李雅静" w:date="2025-12-02T13:51:38Z">
              <w:r>
                <w:rPr>
                  <w:rFonts w:hint="default" w:ascii="Times New Roman" w:hAnsi="Times New Roman" w:eastAsia="宋体" w:cs="Times New Roman"/>
                  <w:color w:val="auto"/>
                  <w:sz w:val="21"/>
                  <w:szCs w:val="21"/>
                  <w:highlight w:val="none"/>
                  <w:lang w:val="en-US" w:eastAsia="zh-CN"/>
                </w:rPr>
                <w:delText>CS08</w:delText>
              </w:r>
            </w:del>
            <w:del w:id="285" w:author="李雅静" w:date="2025-12-02T13:51:38Z">
              <w:r>
                <w:rPr>
                  <w:rFonts w:hint="default" w:ascii="Times New Roman" w:hAnsi="Times New Roman" w:cs="Times New Roman"/>
                  <w:color w:val="auto"/>
                  <w:sz w:val="21"/>
                  <w:szCs w:val="21"/>
                  <w:highlight w:val="none"/>
                  <w:lang w:val="en-US" w:eastAsia="zh-CN"/>
                </w:rPr>
                <w:delText xml:space="preserve">, </w:delText>
              </w:r>
            </w:del>
            <w:del w:id="286" w:author="李雅静" w:date="2025-12-02T13:51:38Z">
              <w:r>
                <w:rPr>
                  <w:rFonts w:hint="default" w:ascii="Times New Roman" w:hAnsi="Times New Roman" w:eastAsia="宋体" w:cs="Times New Roman"/>
                  <w:color w:val="auto"/>
                  <w:sz w:val="21"/>
                  <w:szCs w:val="21"/>
                  <w:highlight w:val="none"/>
                  <w:lang w:val="en-US" w:eastAsia="zh-CN"/>
                </w:rPr>
                <w:delText>CS09</w:delText>
              </w:r>
            </w:del>
            <w:del w:id="287" w:author="李雅静" w:date="2025-12-02T13:51:38Z">
              <w:r>
                <w:rPr>
                  <w:rFonts w:hint="default" w:ascii="Times New Roman" w:hAnsi="Times New Roman" w:cs="Times New Roman"/>
                  <w:color w:val="auto"/>
                  <w:sz w:val="21"/>
                  <w:szCs w:val="21"/>
                  <w:highlight w:val="none"/>
                  <w:lang w:val="en-US" w:eastAsia="zh-CN"/>
                </w:rPr>
                <w:delText xml:space="preserve">, </w:delText>
              </w:r>
            </w:del>
            <w:del w:id="288" w:author="李雅静" w:date="2025-12-02T13:51:38Z">
              <w:r>
                <w:rPr>
                  <w:rFonts w:hint="default" w:ascii="Times New Roman" w:hAnsi="Times New Roman" w:eastAsia="宋体" w:cs="Times New Roman"/>
                  <w:color w:val="auto"/>
                  <w:sz w:val="21"/>
                  <w:szCs w:val="21"/>
                  <w:highlight w:val="none"/>
                  <w:lang w:val="en-US" w:eastAsia="zh-CN"/>
                  <w:woUserID w:val="1"/>
                </w:rPr>
                <w:delText>CS19</w:delText>
              </w:r>
            </w:del>
            <w:del w:id="289" w:author="李雅静" w:date="2025-12-02T13:51:38Z">
              <w:r>
                <w:rPr>
                  <w:rFonts w:hint="default" w:ascii="Times New Roman" w:hAnsi="Times New Roman" w:cs="Times New Roman"/>
                  <w:color w:val="auto"/>
                  <w:sz w:val="21"/>
                  <w:szCs w:val="21"/>
                  <w:highlight w:val="none"/>
                  <w:lang w:val="en-US" w:eastAsia="zh-CN"/>
                  <w:woUserID w:val="1"/>
                </w:rPr>
                <w:delText xml:space="preserve">, </w:delText>
              </w:r>
            </w:del>
            <w:del w:id="290" w:author="李雅静" w:date="2025-12-02T13:51:38Z">
              <w:r>
                <w:rPr>
                  <w:rFonts w:hint="default" w:ascii="Times New Roman" w:hAnsi="Times New Roman" w:eastAsia="宋体" w:cs="Times New Roman"/>
                  <w:color w:val="auto"/>
                  <w:sz w:val="21"/>
                  <w:szCs w:val="21"/>
                  <w:highlight w:val="none"/>
                  <w:lang w:val="en-US" w:eastAsia="zh-CN"/>
                </w:rPr>
                <w:delText>CS22</w:delText>
              </w:r>
            </w:del>
            <w:del w:id="291" w:author="李雅静" w:date="2025-12-02T13:51:38Z">
              <w:r>
                <w:rPr>
                  <w:rFonts w:hint="default" w:ascii="Times New Roman" w:hAnsi="Times New Roman" w:cs="Times New Roman"/>
                  <w:color w:val="auto"/>
                  <w:sz w:val="21"/>
                  <w:szCs w:val="21"/>
                  <w:highlight w:val="none"/>
                  <w:lang w:val="en-US" w:eastAsia="zh-CN"/>
                </w:rPr>
                <w:delText xml:space="preserve">, </w:delText>
              </w:r>
            </w:del>
            <w:del w:id="292" w:author="李雅静" w:date="2025-12-02T13:51:38Z">
              <w:r>
                <w:rPr>
                  <w:rFonts w:hint="default" w:ascii="Times New Roman" w:hAnsi="Times New Roman" w:eastAsia="宋体" w:cs="Times New Roman"/>
                  <w:color w:val="auto"/>
                  <w:sz w:val="21"/>
                  <w:szCs w:val="21"/>
                  <w:highlight w:val="none"/>
                  <w:lang w:val="en-US" w:eastAsia="zh-CN"/>
                </w:rPr>
                <w:delText>CS3</w:delText>
              </w:r>
            </w:del>
            <w:del w:id="293" w:author="李雅静" w:date="2025-12-02T13:51:38Z">
              <w:r>
                <w:rPr>
                  <w:rFonts w:hint="default" w:ascii="Times New Roman" w:hAnsi="Times New Roman" w:eastAsia="宋体" w:cs="Times New Roman"/>
                  <w:color w:val="auto"/>
                  <w:sz w:val="21"/>
                  <w:szCs w:val="21"/>
                  <w:highlight w:val="none"/>
                  <w:lang w:val="en-US" w:eastAsia="zh"/>
                  <w:woUserID w:val="1"/>
                </w:rPr>
                <w:delText>0</w:delText>
              </w:r>
            </w:del>
            <w:ins w:id="294" w:author="李雅静" w:date="2025-12-02T13:51:38Z">
              <w:r>
                <w:rPr>
                  <w:rFonts w:hint="eastAsia" w:ascii="Times New Roman" w:hAnsi="Times New Roman" w:cs="Times New Roman"/>
                  <w:color w:val="auto"/>
                  <w:sz w:val="21"/>
                  <w:szCs w:val="21"/>
                  <w:highlight w:val="none"/>
                  <w:lang w:val="en-US" w:eastAsia="zh-CN"/>
                </w:rPr>
                <w:t>/</w:t>
              </w:r>
            </w:ins>
          </w:p>
        </w:tc>
      </w:tr>
      <w:tr w14:paraId="4F939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shd w:val="clear" w:color="auto" w:fill="auto"/>
            <w:vAlign w:val="center"/>
          </w:tcPr>
          <w:p w14:paraId="54B0BA55">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SRS_02</w:t>
            </w:r>
            <w:r>
              <w:rPr>
                <w:rFonts w:hint="default" w:ascii="Times New Roman" w:hAnsi="Times New Roman" w:eastAsia="宋体" w:cs="Times New Roman"/>
                <w:color w:val="auto"/>
                <w:kern w:val="2"/>
                <w:sz w:val="21"/>
                <w:szCs w:val="21"/>
                <w:highlight w:val="none"/>
                <w:lang w:val="en-US" w:eastAsia="zh-CN"/>
              </w:rPr>
              <w:t>5</w:t>
            </w:r>
          </w:p>
        </w:tc>
        <w:tc>
          <w:tcPr>
            <w:tcW w:w="1398" w:type="dxa"/>
            <w:gridSpan w:val="2"/>
            <w:shd w:val="clear" w:color="auto" w:fill="auto"/>
            <w:vAlign w:val="center"/>
          </w:tcPr>
          <w:p w14:paraId="3562A88E">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lang w:val="en-US" w:eastAsia="zh-CN"/>
              </w:rPr>
            </w:pPr>
            <w:r>
              <w:rPr>
                <w:rFonts w:hint="default" w:ascii="Times New Roman" w:hAnsi="Times New Roman" w:eastAsia="宋体" w:cs="Times New Roman"/>
                <w:i w:val="0"/>
                <w:iCs w:val="0"/>
                <w:color w:val="auto"/>
                <w:kern w:val="2"/>
                <w:sz w:val="21"/>
                <w:szCs w:val="21"/>
                <w:u w:val="none"/>
                <w:lang w:val="en-US" w:eastAsia="zh-CN" w:bidi="ar-SA"/>
                <w:woUserID w:val="2"/>
              </w:rPr>
              <w:t xml:space="preserve">Multi-node </w:t>
            </w:r>
            <w:r>
              <w:rPr>
                <w:rFonts w:hint="default" w:ascii="Times New Roman" w:hAnsi="Times New Roman" w:cs="Times New Roman"/>
                <w:i w:val="0"/>
                <w:iCs w:val="0"/>
                <w:color w:val="auto"/>
                <w:kern w:val="2"/>
                <w:sz w:val="21"/>
                <w:szCs w:val="21"/>
                <w:u w:val="none"/>
                <w:lang w:val="en-US" w:eastAsia="zh" w:bidi="ar-SA"/>
                <w:woUserID w:val="2"/>
              </w:rPr>
              <w:t>c</w:t>
            </w:r>
            <w:r>
              <w:rPr>
                <w:rFonts w:hint="default" w:ascii="Times New Roman" w:hAnsi="Times New Roman" w:eastAsia="宋体" w:cs="Times New Roman"/>
                <w:i w:val="0"/>
                <w:iCs w:val="0"/>
                <w:color w:val="auto"/>
                <w:kern w:val="2"/>
                <w:sz w:val="21"/>
                <w:szCs w:val="21"/>
                <w:u w:val="none"/>
                <w:lang w:val="en-US" w:eastAsia="zh-CN" w:bidi="ar-SA"/>
                <w:woUserID w:val="2"/>
              </w:rPr>
              <w:t xml:space="preserve">luster </w:t>
            </w:r>
            <w:r>
              <w:rPr>
                <w:rFonts w:hint="default" w:ascii="Times New Roman" w:hAnsi="Times New Roman" w:cs="Times New Roman"/>
                <w:i w:val="0"/>
                <w:iCs w:val="0"/>
                <w:color w:val="auto"/>
                <w:kern w:val="2"/>
                <w:sz w:val="21"/>
                <w:szCs w:val="21"/>
                <w:u w:val="none"/>
                <w:lang w:val="en-US" w:eastAsia="zh" w:bidi="ar-SA"/>
                <w:woUserID w:val="2"/>
              </w:rPr>
              <w:t>a</w:t>
            </w:r>
            <w:r>
              <w:rPr>
                <w:rFonts w:hint="default" w:ascii="Times New Roman" w:hAnsi="Times New Roman" w:eastAsia="宋体" w:cs="Times New Roman"/>
                <w:i w:val="0"/>
                <w:iCs w:val="0"/>
                <w:color w:val="auto"/>
                <w:kern w:val="2"/>
                <w:sz w:val="21"/>
                <w:szCs w:val="21"/>
                <w:u w:val="none"/>
                <w:lang w:val="en-US" w:eastAsia="zh-CN" w:bidi="ar-SA"/>
                <w:woUserID w:val="2"/>
              </w:rPr>
              <w:t>vailability</w:t>
            </w:r>
          </w:p>
        </w:tc>
        <w:tc>
          <w:tcPr>
            <w:tcW w:w="3128" w:type="dxa"/>
            <w:gridSpan w:val="2"/>
            <w:shd w:val="clear" w:color="auto" w:fill="auto"/>
            <w:vAlign w:val="center"/>
          </w:tcPr>
          <w:p w14:paraId="7F47BF1A">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i w:val="0"/>
                <w:iCs w:val="0"/>
                <w:color w:val="auto"/>
                <w:kern w:val="2"/>
                <w:sz w:val="21"/>
                <w:szCs w:val="21"/>
                <w:u w:val="none"/>
                <w:lang w:val="en-US" w:eastAsia="zh" w:bidi="ar-SA"/>
                <w:woUserID w:val="2"/>
              </w:rPr>
              <w:t>Multi-node cluster deployment ensures remote service high availability</w:t>
            </w:r>
          </w:p>
        </w:tc>
        <w:tc>
          <w:tcPr>
            <w:tcW w:w="1415" w:type="dxa"/>
            <w:gridSpan w:val="2"/>
            <w:shd w:val="clear" w:color="auto" w:fill="auto"/>
            <w:vAlign w:val="center"/>
          </w:tcPr>
          <w:p w14:paraId="66CEB4BB">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53277866">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243A5FE2">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shd w:val="clear" w:color="auto" w:fill="auto"/>
            <w:vAlign w:val="center"/>
          </w:tcPr>
          <w:p w14:paraId="44D1BEEB">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CS01</w:t>
            </w:r>
          </w:p>
        </w:tc>
      </w:tr>
      <w:tr w14:paraId="5A592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shd w:val="clear" w:color="auto" w:fill="auto"/>
            <w:vAlign w:val="center"/>
          </w:tcPr>
          <w:p w14:paraId="0DFF9172">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SRS_02</w:t>
            </w:r>
            <w:r>
              <w:rPr>
                <w:rFonts w:hint="default" w:ascii="Times New Roman" w:hAnsi="Times New Roman" w:eastAsia="宋体" w:cs="Times New Roman"/>
                <w:color w:val="auto"/>
                <w:kern w:val="2"/>
                <w:sz w:val="21"/>
                <w:szCs w:val="21"/>
                <w:highlight w:val="none"/>
                <w:lang w:val="en-US" w:eastAsia="zh-CN"/>
              </w:rPr>
              <w:t>6</w:t>
            </w:r>
          </w:p>
        </w:tc>
        <w:tc>
          <w:tcPr>
            <w:tcW w:w="1398" w:type="dxa"/>
            <w:gridSpan w:val="2"/>
            <w:shd w:val="clear" w:color="auto" w:fill="auto"/>
            <w:vAlign w:val="center"/>
          </w:tcPr>
          <w:p w14:paraId="318A3D01">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i w:val="0"/>
                <w:iCs w:val="0"/>
                <w:color w:val="auto"/>
                <w:kern w:val="2"/>
                <w:sz w:val="21"/>
                <w:szCs w:val="21"/>
                <w:u w:val="none"/>
                <w:lang w:val="en-US" w:eastAsia="zh-CN" w:bidi="ar-SA"/>
                <w:woUserID w:val="2"/>
              </w:rPr>
              <w:t>Validate integrity and format of device-uploaded data</w:t>
            </w:r>
          </w:p>
        </w:tc>
        <w:tc>
          <w:tcPr>
            <w:tcW w:w="3128" w:type="dxa"/>
            <w:gridSpan w:val="2"/>
            <w:shd w:val="clear" w:color="auto" w:fill="auto"/>
            <w:vAlign w:val="center"/>
          </w:tcPr>
          <w:p w14:paraId="2C18BAE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i w:val="0"/>
                <w:iCs w:val="0"/>
                <w:color w:val="auto"/>
                <w:kern w:val="2"/>
                <w:sz w:val="21"/>
                <w:szCs w:val="21"/>
                <w:u w:val="none"/>
                <w:lang w:val="en-US" w:eastAsia="zh" w:bidi="ar-SA"/>
                <w:woUserID w:val="2"/>
              </w:rPr>
              <w:t>Perform completeness and format validation on uploaded data, and record abnormal data.</w:t>
            </w:r>
          </w:p>
        </w:tc>
        <w:tc>
          <w:tcPr>
            <w:tcW w:w="1415" w:type="dxa"/>
            <w:gridSpan w:val="2"/>
            <w:shd w:val="clear" w:color="auto" w:fill="auto"/>
            <w:vAlign w:val="center"/>
          </w:tcPr>
          <w:p w14:paraId="729D4E13">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5B142C1B">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7DC63993">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shd w:val="clear" w:color="auto" w:fill="auto"/>
            <w:vAlign w:val="center"/>
          </w:tcPr>
          <w:p w14:paraId="2B55FDFC">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CS02</w:t>
            </w:r>
          </w:p>
        </w:tc>
      </w:tr>
      <w:tr w14:paraId="6BD26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shd w:val="clear" w:color="auto" w:fill="auto"/>
            <w:vAlign w:val="center"/>
          </w:tcPr>
          <w:p w14:paraId="5FF0AA65">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SRS_02</w:t>
            </w:r>
            <w:r>
              <w:rPr>
                <w:rFonts w:hint="default" w:ascii="Times New Roman" w:hAnsi="Times New Roman" w:eastAsia="宋体" w:cs="Times New Roman"/>
                <w:color w:val="auto"/>
                <w:kern w:val="2"/>
                <w:sz w:val="21"/>
                <w:szCs w:val="21"/>
                <w:highlight w:val="none"/>
                <w:lang w:val="en-US" w:eastAsia="zh-CN"/>
              </w:rPr>
              <w:t>7</w:t>
            </w:r>
          </w:p>
        </w:tc>
        <w:tc>
          <w:tcPr>
            <w:tcW w:w="1398" w:type="dxa"/>
            <w:gridSpan w:val="2"/>
            <w:shd w:val="clear" w:color="auto" w:fill="auto"/>
            <w:vAlign w:val="center"/>
          </w:tcPr>
          <w:p w14:paraId="45CD7B69">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i w:val="0"/>
                <w:iCs w:val="0"/>
                <w:color w:val="auto"/>
                <w:kern w:val="2"/>
                <w:sz w:val="21"/>
                <w:szCs w:val="21"/>
                <w:u w:val="none"/>
                <w:lang w:val="en-US" w:eastAsia="zh-CN" w:bidi="ar-SA"/>
                <w:woUserID w:val="2"/>
              </w:rPr>
              <w:t>Verify data format correctness</w:t>
            </w:r>
          </w:p>
        </w:tc>
        <w:tc>
          <w:tcPr>
            <w:tcW w:w="3128" w:type="dxa"/>
            <w:gridSpan w:val="2"/>
            <w:shd w:val="clear" w:color="auto" w:fill="auto"/>
            <w:vAlign w:val="center"/>
          </w:tcPr>
          <w:p w14:paraId="57E15DC0">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i w:val="0"/>
                <w:iCs w:val="0"/>
                <w:color w:val="auto"/>
                <w:kern w:val="2"/>
                <w:sz w:val="21"/>
                <w:szCs w:val="21"/>
                <w:u w:val="none"/>
                <w:lang w:val="en-US" w:eastAsia="zh" w:bidi="ar-SA"/>
                <w:woUserID w:val="2"/>
              </w:rPr>
              <w:t>Record parsing-failed data into the database, regularly query database failure records.</w:t>
            </w:r>
          </w:p>
        </w:tc>
        <w:tc>
          <w:tcPr>
            <w:tcW w:w="1415" w:type="dxa"/>
            <w:gridSpan w:val="2"/>
            <w:shd w:val="clear" w:color="auto" w:fill="auto"/>
            <w:vAlign w:val="center"/>
          </w:tcPr>
          <w:p w14:paraId="3E0F6E89">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439410D2">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1409B965">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shd w:val="clear" w:color="auto" w:fill="auto"/>
            <w:vAlign w:val="center"/>
          </w:tcPr>
          <w:p w14:paraId="78E98C32">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CS03</w:t>
            </w:r>
          </w:p>
        </w:tc>
      </w:tr>
      <w:tr w14:paraId="7C914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shd w:val="clear" w:color="auto" w:fill="auto"/>
            <w:vAlign w:val="center"/>
          </w:tcPr>
          <w:p w14:paraId="36489E1A">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SRS_02</w:t>
            </w:r>
            <w:r>
              <w:rPr>
                <w:rFonts w:hint="default" w:ascii="Times New Roman" w:hAnsi="Times New Roman" w:eastAsia="宋体" w:cs="Times New Roman"/>
                <w:color w:val="auto"/>
                <w:kern w:val="2"/>
                <w:sz w:val="21"/>
                <w:szCs w:val="21"/>
                <w:highlight w:val="none"/>
                <w:lang w:val="en-US" w:eastAsia="zh-CN"/>
              </w:rPr>
              <w:t>8</w:t>
            </w:r>
          </w:p>
        </w:tc>
        <w:tc>
          <w:tcPr>
            <w:tcW w:w="1398" w:type="dxa"/>
            <w:gridSpan w:val="2"/>
            <w:shd w:val="clear" w:color="auto" w:fill="auto"/>
            <w:vAlign w:val="center"/>
          </w:tcPr>
          <w:p w14:paraId="7EA14362">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color w:val="auto"/>
                <w:kern w:val="2"/>
                <w:sz w:val="21"/>
                <w:szCs w:val="21"/>
                <w:highlight w:val="none"/>
                <w:woUserID w:val="2"/>
              </w:rPr>
              <w:t>Validate data length</w:t>
            </w:r>
          </w:p>
        </w:tc>
        <w:tc>
          <w:tcPr>
            <w:tcW w:w="3128" w:type="dxa"/>
            <w:gridSpan w:val="2"/>
            <w:shd w:val="clear" w:color="auto" w:fill="auto"/>
            <w:vAlign w:val="center"/>
          </w:tcPr>
          <w:p w14:paraId="5C3781C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i w:val="0"/>
                <w:iCs w:val="0"/>
                <w:color w:val="auto"/>
                <w:kern w:val="2"/>
                <w:sz w:val="21"/>
                <w:szCs w:val="21"/>
                <w:u w:val="none"/>
                <w:lang w:val="en-US" w:eastAsia="zh" w:bidi="ar-SA"/>
                <w:woUserID w:val="2"/>
              </w:rPr>
              <w:t>Through data length defined in protocol, verify whether uploaded data length matches defined data length.</w:t>
            </w:r>
          </w:p>
        </w:tc>
        <w:tc>
          <w:tcPr>
            <w:tcW w:w="1415" w:type="dxa"/>
            <w:gridSpan w:val="2"/>
            <w:shd w:val="clear" w:color="auto" w:fill="auto"/>
            <w:vAlign w:val="center"/>
          </w:tcPr>
          <w:p w14:paraId="46BB5C4A">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562E78FF">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5FF32D3D">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shd w:val="clear" w:color="auto" w:fill="auto"/>
            <w:vAlign w:val="center"/>
          </w:tcPr>
          <w:p w14:paraId="723A31F4">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CS04</w:t>
            </w:r>
          </w:p>
        </w:tc>
      </w:tr>
      <w:tr w14:paraId="551B3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shd w:val="clear" w:color="auto" w:fill="auto"/>
            <w:vAlign w:val="center"/>
          </w:tcPr>
          <w:p w14:paraId="07426CE5">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SRS_02</w:t>
            </w:r>
            <w:r>
              <w:rPr>
                <w:rFonts w:hint="default" w:ascii="Times New Roman" w:hAnsi="Times New Roman" w:eastAsia="宋体" w:cs="Times New Roman"/>
                <w:color w:val="auto"/>
                <w:kern w:val="2"/>
                <w:sz w:val="21"/>
                <w:szCs w:val="21"/>
                <w:highlight w:val="none"/>
                <w:lang w:val="en-US" w:eastAsia="zh-CN"/>
              </w:rPr>
              <w:t>9</w:t>
            </w:r>
          </w:p>
        </w:tc>
        <w:tc>
          <w:tcPr>
            <w:tcW w:w="1398" w:type="dxa"/>
            <w:gridSpan w:val="2"/>
            <w:shd w:val="clear" w:color="auto" w:fill="auto"/>
            <w:vAlign w:val="center"/>
          </w:tcPr>
          <w:p w14:paraId="1E688FAA">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i w:val="0"/>
                <w:iCs w:val="0"/>
                <w:color w:val="auto"/>
                <w:kern w:val="2"/>
                <w:sz w:val="21"/>
                <w:szCs w:val="21"/>
                <w:u w:val="none"/>
                <w:lang w:val="en-US" w:eastAsia="zh-CN" w:bidi="ar-SA"/>
                <w:woUserID w:val="2"/>
              </w:rPr>
              <w:t>Remote parameter adjustment</w:t>
            </w:r>
          </w:p>
        </w:tc>
        <w:tc>
          <w:tcPr>
            <w:tcW w:w="3128" w:type="dxa"/>
            <w:gridSpan w:val="2"/>
            <w:shd w:val="clear" w:color="auto" w:fill="auto"/>
            <w:vAlign w:val="center"/>
          </w:tcPr>
          <w:p w14:paraId="182DA430">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i w:val="0"/>
                <w:iCs w:val="0"/>
                <w:color w:val="auto"/>
                <w:kern w:val="2"/>
                <w:sz w:val="21"/>
                <w:szCs w:val="21"/>
                <w:u w:val="none"/>
                <w:lang w:val="en-US" w:eastAsia="zh" w:bidi="ar-SA"/>
                <w:woUserID w:val="2"/>
              </w:rPr>
              <w:t>The system will verify parameters before remote adjustment, if not compliant returns error prompt.</w:t>
            </w:r>
          </w:p>
        </w:tc>
        <w:tc>
          <w:tcPr>
            <w:tcW w:w="1415" w:type="dxa"/>
            <w:gridSpan w:val="2"/>
            <w:shd w:val="clear" w:color="auto" w:fill="auto"/>
            <w:vAlign w:val="center"/>
          </w:tcPr>
          <w:p w14:paraId="3ACB1C78">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lang w:val="en-US" w:eastAsia="zh" w:bidi="ar-SA"/>
                <w:woUserID w:val="2"/>
              </w:rPr>
              <w:t>Adjust parameter validation rules</w:t>
            </w:r>
          </w:p>
        </w:tc>
        <w:tc>
          <w:tcPr>
            <w:tcW w:w="787" w:type="dxa"/>
            <w:shd w:val="clear" w:color="auto" w:fill="auto"/>
            <w:vAlign w:val="center"/>
          </w:tcPr>
          <w:p w14:paraId="2C9A9C28">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lang w:val="en-US" w:eastAsia="zh-CN" w:bidi="ar-SA"/>
                <w:woUserID w:val="2"/>
              </w:rPr>
              <w:t>Major version X （significant enhancement)</w:t>
            </w:r>
          </w:p>
        </w:tc>
        <w:tc>
          <w:tcPr>
            <w:tcW w:w="1007" w:type="dxa"/>
            <w:shd w:val="clear" w:color="auto" w:fill="auto"/>
            <w:vAlign w:val="center"/>
          </w:tcPr>
          <w:p w14:paraId="06B44041">
            <w:pPr>
              <w:pStyle w:val="38"/>
              <w:keepNext w:val="0"/>
              <w:keepLines w:val="0"/>
              <w:suppressLineNumbers w:val="0"/>
              <w:spacing w:before="0" w:beforeAutospacing="0" w:after="0" w:afterAutospacing="0"/>
              <w:ind w:left="0" w:leftChars="0" w:right="0" w:rightChars="0" w:firstLine="0" w:firstLineChars="0"/>
              <w:jc w:val="both"/>
              <w:rPr>
                <w:rFonts w:hint="eastAsia" w:ascii="Times New Roman" w:hAnsi="Times New Roman" w:cs="Times New Roman" w:eastAsiaTheme="minorEastAsia"/>
                <w:i w:val="0"/>
                <w:iCs w:val="0"/>
                <w:color w:val="auto"/>
                <w:kern w:val="2"/>
                <w:sz w:val="21"/>
                <w:szCs w:val="21"/>
                <w:highlight w:val="none"/>
                <w:u w:val="none"/>
                <w:lang w:val="en-US" w:eastAsia="zh-CN" w:bidi="ar-SA"/>
              </w:rPr>
            </w:pPr>
            <w:del w:id="295" w:author="李雅静" w:date="2025-12-02T13:51:58Z">
              <w:r>
                <w:rPr>
                  <w:rFonts w:hint="default" w:ascii="Times New Roman" w:hAnsi="Times New Roman" w:cs="Times New Roman"/>
                  <w:color w:val="auto"/>
                  <w:kern w:val="2"/>
                  <w:sz w:val="21"/>
                  <w:szCs w:val="21"/>
                  <w:lang w:val="en-US" w:eastAsia="zh" w:bidi="ar-SA"/>
                  <w:woUserID w:val="2"/>
                </w:rPr>
                <w:delText>No</w:delText>
              </w:r>
            </w:del>
            <w:ins w:id="296" w:author="李雅静" w:date="2025-12-02T13:51:58Z">
              <w:r>
                <w:rPr>
                  <w:rFonts w:hint="eastAsia" w:ascii="Times New Roman" w:hAnsi="Times New Roman" w:cs="Times New Roman"/>
                  <w:color w:val="auto"/>
                  <w:kern w:val="2"/>
                  <w:sz w:val="21"/>
                  <w:szCs w:val="21"/>
                  <w:lang w:val="en-US" w:eastAsia="zh-CN" w:bidi="ar-SA"/>
                  <w:woUserID w:val="2"/>
                </w:rPr>
                <w:t>/</w:t>
              </w:r>
            </w:ins>
          </w:p>
        </w:tc>
        <w:tc>
          <w:tcPr>
            <w:tcW w:w="1234" w:type="dxa"/>
            <w:shd w:val="clear" w:color="auto" w:fill="auto"/>
            <w:vAlign w:val="center"/>
          </w:tcPr>
          <w:p w14:paraId="3A625808">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CS05</w:t>
            </w:r>
          </w:p>
        </w:tc>
      </w:tr>
      <w:tr w14:paraId="46DCD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shd w:val="clear" w:color="auto" w:fill="auto"/>
            <w:vAlign w:val="center"/>
          </w:tcPr>
          <w:p w14:paraId="407ACB4B">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w:t>
            </w:r>
            <w:r>
              <w:rPr>
                <w:rFonts w:hint="default" w:ascii="Times New Roman" w:hAnsi="Times New Roman" w:eastAsia="宋体" w:cs="Times New Roman"/>
                <w:color w:val="auto"/>
                <w:kern w:val="2"/>
                <w:sz w:val="21"/>
                <w:szCs w:val="21"/>
                <w:highlight w:val="none"/>
                <w:lang w:val="en-US" w:eastAsia="zh-CN"/>
              </w:rPr>
              <w:t>30</w:t>
            </w:r>
          </w:p>
        </w:tc>
        <w:tc>
          <w:tcPr>
            <w:tcW w:w="1398" w:type="dxa"/>
            <w:gridSpan w:val="2"/>
            <w:shd w:val="clear" w:color="auto" w:fill="auto"/>
            <w:vAlign w:val="center"/>
          </w:tcPr>
          <w:p w14:paraId="5F25A36D">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i w:val="0"/>
                <w:iCs w:val="0"/>
                <w:color w:val="auto"/>
                <w:kern w:val="2"/>
                <w:sz w:val="21"/>
                <w:szCs w:val="21"/>
                <w:u w:val="none"/>
                <w:lang w:val="en-US" w:eastAsia="zh-CN" w:bidi="ar-SA"/>
                <w:woUserID w:val="2"/>
              </w:rPr>
              <w:t>Repair and upgrade software</w:t>
            </w:r>
          </w:p>
        </w:tc>
        <w:tc>
          <w:tcPr>
            <w:tcW w:w="3128" w:type="dxa"/>
            <w:gridSpan w:val="2"/>
            <w:shd w:val="clear" w:color="auto" w:fill="auto"/>
            <w:vAlign w:val="center"/>
          </w:tcPr>
          <w:p w14:paraId="26C78C42">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i w:val="0"/>
                <w:iCs w:val="0"/>
                <w:color w:val="auto"/>
                <w:kern w:val="2"/>
                <w:sz w:val="21"/>
                <w:szCs w:val="21"/>
                <w:u w:val="none"/>
                <w:lang w:val="en-US" w:eastAsia="zh-CN" w:bidi="ar-SA"/>
                <w:woUserID w:val="2"/>
              </w:rPr>
              <w:t>If</w:t>
            </w:r>
            <w:r>
              <w:rPr>
                <w:rFonts w:hint="default" w:ascii="Times New Roman" w:hAnsi="Times New Roman" w:cs="Times New Roman"/>
                <w:i w:val="0"/>
                <w:iCs w:val="0"/>
                <w:color w:val="auto"/>
                <w:kern w:val="2"/>
                <w:sz w:val="21"/>
                <w:szCs w:val="21"/>
                <w:u w:val="none"/>
                <w:lang w:val="en-US" w:eastAsia="zh" w:bidi="ar-SA"/>
                <w:woUserID w:val="2"/>
              </w:rPr>
              <w:t xml:space="preserve"> </w:t>
            </w:r>
            <w:r>
              <w:rPr>
                <w:rFonts w:hint="default" w:ascii="Times New Roman" w:hAnsi="Times New Roman" w:eastAsia="宋体" w:cs="Times New Roman"/>
                <w:i w:val="0"/>
                <w:iCs w:val="0"/>
                <w:color w:val="auto"/>
                <w:kern w:val="2"/>
                <w:sz w:val="21"/>
                <w:szCs w:val="21"/>
                <w:u w:val="none"/>
                <w:lang w:val="en-US" w:eastAsia="zh-CN" w:bidi="ar-SA"/>
                <w:woUserID w:val="2"/>
              </w:rPr>
              <w:t>abnormalities occur, promptly contact manufacturer, manufacturer will arrange repair or upgrade.</w:t>
            </w:r>
          </w:p>
        </w:tc>
        <w:tc>
          <w:tcPr>
            <w:tcW w:w="1415" w:type="dxa"/>
            <w:gridSpan w:val="2"/>
            <w:shd w:val="clear" w:color="auto" w:fill="auto"/>
            <w:vAlign w:val="center"/>
          </w:tcPr>
          <w:p w14:paraId="5BAF1685">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38E4B2D8">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16CC11C4">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shd w:val="clear" w:color="auto" w:fill="auto"/>
            <w:vAlign w:val="center"/>
          </w:tcPr>
          <w:p w14:paraId="4830BB1C">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CS06</w:t>
            </w:r>
          </w:p>
        </w:tc>
      </w:tr>
      <w:tr w14:paraId="0D0E0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shd w:val="clear" w:color="auto" w:fill="auto"/>
            <w:vAlign w:val="center"/>
          </w:tcPr>
          <w:p w14:paraId="05071232">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w:t>
            </w:r>
            <w:r>
              <w:rPr>
                <w:rFonts w:hint="default" w:ascii="Times New Roman" w:hAnsi="Times New Roman" w:eastAsia="宋体" w:cs="Times New Roman"/>
                <w:color w:val="auto"/>
                <w:kern w:val="2"/>
                <w:sz w:val="21"/>
                <w:szCs w:val="21"/>
                <w:highlight w:val="none"/>
                <w:lang w:val="en-US" w:eastAsia="zh-CN"/>
              </w:rPr>
              <w:t>31</w:t>
            </w:r>
          </w:p>
        </w:tc>
        <w:tc>
          <w:tcPr>
            <w:tcW w:w="1398" w:type="dxa"/>
            <w:gridSpan w:val="2"/>
            <w:shd w:val="clear" w:color="auto" w:fill="auto"/>
            <w:vAlign w:val="center"/>
          </w:tcPr>
          <w:p w14:paraId="4796773E">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i w:val="0"/>
                <w:iCs w:val="0"/>
                <w:color w:val="auto"/>
                <w:kern w:val="2"/>
                <w:sz w:val="21"/>
                <w:szCs w:val="21"/>
                <w:u w:val="none"/>
                <w:lang w:val="en-US" w:eastAsia="zh-CN" w:bidi="ar-SA"/>
                <w:woUserID w:val="2"/>
              </w:rPr>
              <w:t>Update and maintain software</w:t>
            </w:r>
          </w:p>
        </w:tc>
        <w:tc>
          <w:tcPr>
            <w:tcW w:w="3128" w:type="dxa"/>
            <w:gridSpan w:val="2"/>
            <w:shd w:val="clear" w:color="auto" w:fill="auto"/>
            <w:vAlign w:val="center"/>
          </w:tcPr>
          <w:p w14:paraId="0285DA84">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i w:val="0"/>
                <w:iCs w:val="0"/>
                <w:color w:val="auto"/>
                <w:kern w:val="2"/>
                <w:sz w:val="21"/>
                <w:szCs w:val="21"/>
                <w:u w:val="none"/>
                <w:lang w:val="en-US" w:eastAsia="zh-CN" w:bidi="ar-SA"/>
                <w:woUserID w:val="2"/>
              </w:rPr>
              <w:t>Provide professionals for operation</w:t>
            </w:r>
            <w:r>
              <w:rPr>
                <w:rFonts w:hint="default" w:ascii="Times New Roman" w:hAnsi="Times New Roman" w:cs="Times New Roman"/>
                <w:i w:val="0"/>
                <w:iCs w:val="0"/>
                <w:color w:val="auto"/>
                <w:kern w:val="2"/>
                <w:sz w:val="21"/>
                <w:szCs w:val="21"/>
                <w:u w:val="none"/>
                <w:lang w:val="en-US" w:eastAsia="zh" w:bidi="ar-SA"/>
                <w:woUserID w:val="2"/>
              </w:rPr>
              <w:t xml:space="preserve"> </w:t>
            </w:r>
            <w:r>
              <w:rPr>
                <w:rFonts w:hint="default" w:ascii="Times New Roman" w:hAnsi="Times New Roman" w:eastAsia="宋体" w:cs="Times New Roman"/>
                <w:i w:val="0"/>
                <w:iCs w:val="0"/>
                <w:color w:val="auto"/>
                <w:kern w:val="2"/>
                <w:sz w:val="21"/>
                <w:szCs w:val="21"/>
                <w:u w:val="none"/>
                <w:lang w:val="en-US" w:eastAsia="zh-CN" w:bidi="ar-SA"/>
                <w:woUserID w:val="2"/>
              </w:rPr>
              <w:t>deployment and system updates.</w:t>
            </w:r>
          </w:p>
        </w:tc>
        <w:tc>
          <w:tcPr>
            <w:tcW w:w="1415" w:type="dxa"/>
            <w:gridSpan w:val="2"/>
            <w:shd w:val="clear" w:color="auto" w:fill="auto"/>
            <w:vAlign w:val="center"/>
          </w:tcPr>
          <w:p w14:paraId="303F5023">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3D579A40">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2A461395">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shd w:val="clear" w:color="auto" w:fill="auto"/>
            <w:vAlign w:val="center"/>
          </w:tcPr>
          <w:p w14:paraId="7ED0C5C4">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CS07</w:t>
            </w:r>
          </w:p>
        </w:tc>
      </w:tr>
      <w:tr w14:paraId="54854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shd w:val="clear" w:color="auto" w:fill="auto"/>
            <w:vAlign w:val="center"/>
          </w:tcPr>
          <w:p w14:paraId="3A0325A5">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w:t>
            </w:r>
            <w:r>
              <w:rPr>
                <w:rFonts w:hint="default" w:ascii="Times New Roman" w:hAnsi="Times New Roman" w:eastAsia="宋体" w:cs="Times New Roman"/>
                <w:color w:val="auto"/>
                <w:kern w:val="2"/>
                <w:sz w:val="21"/>
                <w:szCs w:val="21"/>
                <w:highlight w:val="none"/>
                <w:lang w:val="en-US" w:eastAsia="zh-CN"/>
              </w:rPr>
              <w:t>32</w:t>
            </w:r>
          </w:p>
        </w:tc>
        <w:tc>
          <w:tcPr>
            <w:tcW w:w="1398" w:type="dxa"/>
            <w:gridSpan w:val="2"/>
            <w:shd w:val="clear" w:color="auto" w:fill="auto"/>
            <w:vAlign w:val="center"/>
          </w:tcPr>
          <w:p w14:paraId="5FCEA7EC">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i w:val="0"/>
                <w:iCs w:val="0"/>
                <w:color w:val="auto"/>
                <w:kern w:val="2"/>
                <w:sz w:val="21"/>
                <w:szCs w:val="21"/>
                <w:u w:val="none"/>
                <w:lang w:val="en-US" w:eastAsia="zh-CN" w:bidi="ar-SA"/>
                <w:woUserID w:val="2"/>
              </w:rPr>
              <w:t>Disk space expansion</w:t>
            </w:r>
          </w:p>
        </w:tc>
        <w:tc>
          <w:tcPr>
            <w:tcW w:w="3128" w:type="dxa"/>
            <w:gridSpan w:val="2"/>
            <w:shd w:val="clear" w:color="auto" w:fill="auto"/>
            <w:vAlign w:val="center"/>
          </w:tcPr>
          <w:p w14:paraId="28ECE5D8">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i w:val="0"/>
                <w:iCs w:val="0"/>
                <w:color w:val="auto"/>
                <w:kern w:val="2"/>
                <w:sz w:val="21"/>
                <w:szCs w:val="21"/>
                <w:u w:val="none"/>
                <w:lang w:val="en-US" w:eastAsia="zh-CN" w:bidi="ar-SA"/>
                <w:woUserID w:val="2"/>
              </w:rPr>
              <w:t>Cloud servers perform online disk expansion.</w:t>
            </w:r>
          </w:p>
        </w:tc>
        <w:tc>
          <w:tcPr>
            <w:tcW w:w="1415" w:type="dxa"/>
            <w:gridSpan w:val="2"/>
            <w:shd w:val="clear" w:color="auto" w:fill="auto"/>
            <w:vAlign w:val="center"/>
          </w:tcPr>
          <w:p w14:paraId="3856A0C8">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6536968C">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3507FA86">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shd w:val="clear" w:color="auto" w:fill="auto"/>
            <w:vAlign w:val="center"/>
          </w:tcPr>
          <w:p w14:paraId="03E5130C">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CS08</w:t>
            </w:r>
          </w:p>
        </w:tc>
      </w:tr>
      <w:tr w14:paraId="70800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shd w:val="clear" w:color="auto" w:fill="auto"/>
            <w:vAlign w:val="center"/>
          </w:tcPr>
          <w:p w14:paraId="7A263343">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w:t>
            </w:r>
            <w:r>
              <w:rPr>
                <w:rFonts w:hint="default" w:ascii="Times New Roman" w:hAnsi="Times New Roman" w:eastAsia="宋体" w:cs="Times New Roman"/>
                <w:color w:val="auto"/>
                <w:kern w:val="2"/>
                <w:sz w:val="21"/>
                <w:szCs w:val="21"/>
                <w:highlight w:val="none"/>
                <w:lang w:val="en-US" w:eastAsia="zh-CN"/>
              </w:rPr>
              <w:t>33</w:t>
            </w:r>
          </w:p>
        </w:tc>
        <w:tc>
          <w:tcPr>
            <w:tcW w:w="1398" w:type="dxa"/>
            <w:gridSpan w:val="2"/>
            <w:shd w:val="clear" w:color="auto" w:fill="auto"/>
            <w:vAlign w:val="center"/>
          </w:tcPr>
          <w:p w14:paraId="169F2845">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i w:val="0"/>
                <w:iCs w:val="0"/>
                <w:color w:val="auto"/>
                <w:kern w:val="2"/>
                <w:sz w:val="21"/>
                <w:szCs w:val="21"/>
                <w:u w:val="none"/>
                <w:lang w:val="en-US" w:eastAsia="zh-CN" w:bidi="ar-SA"/>
                <w:woUserID w:val="2"/>
              </w:rPr>
              <w:t>Software commercial maintenance cycle</w:t>
            </w:r>
          </w:p>
        </w:tc>
        <w:tc>
          <w:tcPr>
            <w:tcW w:w="3128" w:type="dxa"/>
            <w:gridSpan w:val="2"/>
            <w:shd w:val="clear" w:color="auto" w:fill="auto"/>
            <w:vAlign w:val="center"/>
          </w:tcPr>
          <w:p w14:paraId="3E3FF4BF">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i w:val="0"/>
                <w:iCs w:val="0"/>
                <w:color w:val="auto"/>
                <w:kern w:val="2"/>
                <w:sz w:val="21"/>
                <w:szCs w:val="21"/>
                <w:u w:val="none"/>
                <w:lang w:val="en-US" w:eastAsia="zh-CN" w:bidi="ar-SA"/>
                <w:woUserID w:val="2"/>
              </w:rPr>
              <w:t>The system's "About" page displays software maintenance cycle information of 5 years.</w:t>
            </w:r>
          </w:p>
        </w:tc>
        <w:tc>
          <w:tcPr>
            <w:tcW w:w="1415" w:type="dxa"/>
            <w:gridSpan w:val="2"/>
            <w:shd w:val="clear" w:color="auto" w:fill="auto"/>
            <w:vAlign w:val="center"/>
          </w:tcPr>
          <w:p w14:paraId="7F0B9DDB">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3B63B332">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36DC2E59">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shd w:val="clear" w:color="auto" w:fill="auto"/>
            <w:vAlign w:val="center"/>
          </w:tcPr>
          <w:p w14:paraId="4C5CF127">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CS09</w:t>
            </w:r>
          </w:p>
        </w:tc>
      </w:tr>
      <w:tr w14:paraId="6F71C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shd w:val="clear" w:color="auto" w:fill="auto"/>
            <w:vAlign w:val="center"/>
          </w:tcPr>
          <w:p w14:paraId="03A8353F">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w:t>
            </w:r>
            <w:r>
              <w:rPr>
                <w:rFonts w:hint="default" w:ascii="Times New Roman" w:hAnsi="Times New Roman" w:eastAsia="宋体" w:cs="Times New Roman"/>
                <w:color w:val="auto"/>
                <w:kern w:val="2"/>
                <w:sz w:val="21"/>
                <w:szCs w:val="21"/>
                <w:highlight w:val="none"/>
                <w:lang w:val="en-US" w:eastAsia="zh-CN"/>
              </w:rPr>
              <w:t>34</w:t>
            </w:r>
          </w:p>
        </w:tc>
        <w:tc>
          <w:tcPr>
            <w:tcW w:w="1398" w:type="dxa"/>
            <w:gridSpan w:val="2"/>
            <w:shd w:val="clear" w:color="auto" w:fill="auto"/>
            <w:vAlign w:val="center"/>
          </w:tcPr>
          <w:p w14:paraId="67293145">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i w:val="0"/>
                <w:iCs w:val="0"/>
                <w:color w:val="auto"/>
                <w:kern w:val="2"/>
                <w:sz w:val="21"/>
                <w:szCs w:val="21"/>
                <w:u w:val="none"/>
                <w:lang w:val="en-US" w:eastAsia="zh-CN" w:bidi="ar-SA"/>
                <w:woUserID w:val="2"/>
              </w:rPr>
              <w:t>System logout</w:t>
            </w:r>
          </w:p>
        </w:tc>
        <w:tc>
          <w:tcPr>
            <w:tcW w:w="3128" w:type="dxa"/>
            <w:gridSpan w:val="2"/>
            <w:shd w:val="clear" w:color="auto" w:fill="auto"/>
            <w:vAlign w:val="center"/>
          </w:tcPr>
          <w:p w14:paraId="0100316C">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u w:val="none"/>
                <w:lang w:val="en-US" w:eastAsia="zh-CN" w:bidi="ar-SA"/>
                <w:woUserID w:val="2"/>
              </w:rPr>
            </w:pPr>
            <w:r>
              <w:rPr>
                <w:rFonts w:hint="default" w:ascii="Times New Roman" w:hAnsi="Times New Roman" w:eastAsia="宋体" w:cs="Times New Roman"/>
                <w:i w:val="0"/>
                <w:iCs w:val="0"/>
                <w:color w:val="auto"/>
                <w:kern w:val="2"/>
                <w:sz w:val="21"/>
                <w:szCs w:val="21"/>
                <w:u w:val="none"/>
                <w:lang w:val="en-US" w:eastAsia="zh-CN" w:bidi="ar-SA"/>
                <w:woUserID w:val="2"/>
              </w:rPr>
              <w:t xml:space="preserve">1. When users </w:t>
            </w:r>
            <w:r>
              <w:rPr>
                <w:rFonts w:hint="default" w:ascii="Times New Roman" w:hAnsi="Times New Roman" w:cs="Times New Roman"/>
                <w:i w:val="0"/>
                <w:iCs w:val="0"/>
                <w:color w:val="auto"/>
                <w:kern w:val="2"/>
                <w:sz w:val="21"/>
                <w:szCs w:val="21"/>
                <w:u w:val="none"/>
                <w:lang w:val="en-US" w:eastAsia="zh" w:bidi="ar-SA"/>
                <w:woUserID w:val="2"/>
              </w:rPr>
              <w:t xml:space="preserve">exit </w:t>
            </w:r>
            <w:r>
              <w:rPr>
                <w:rFonts w:hint="default" w:ascii="Times New Roman" w:hAnsi="Times New Roman" w:eastAsia="宋体" w:cs="Times New Roman"/>
                <w:i w:val="0"/>
                <w:iCs w:val="0"/>
                <w:color w:val="auto"/>
                <w:kern w:val="2"/>
                <w:sz w:val="21"/>
                <w:szCs w:val="21"/>
                <w:u w:val="none"/>
                <w:lang w:val="en-US" w:eastAsia="zh-CN" w:bidi="ar-SA"/>
                <w:woUserID w:val="2"/>
              </w:rPr>
              <w:t>the system, click the logout button.</w:t>
            </w:r>
          </w:p>
          <w:p w14:paraId="1BC276F9">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i w:val="0"/>
                <w:iCs w:val="0"/>
                <w:color w:val="auto"/>
                <w:kern w:val="2"/>
                <w:sz w:val="21"/>
                <w:szCs w:val="21"/>
                <w:u w:val="none"/>
                <w:lang w:val="en-US" w:eastAsia="zh-CN" w:bidi="ar-SA"/>
                <w:woUserID w:val="2"/>
              </w:rPr>
              <w:t>2. The system automatically logs out after 2 hours of inactivity.</w:t>
            </w:r>
          </w:p>
        </w:tc>
        <w:tc>
          <w:tcPr>
            <w:tcW w:w="1415" w:type="dxa"/>
            <w:gridSpan w:val="2"/>
            <w:shd w:val="clear" w:color="auto" w:fill="auto"/>
            <w:vAlign w:val="center"/>
          </w:tcPr>
          <w:p w14:paraId="239A3B4E">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6E2ECA0D">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1DFAB7CD">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shd w:val="clear" w:color="auto" w:fill="auto"/>
            <w:vAlign w:val="center"/>
          </w:tcPr>
          <w:p w14:paraId="38355048">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CS10</w:t>
            </w:r>
          </w:p>
        </w:tc>
      </w:tr>
      <w:tr w14:paraId="5C49F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shd w:val="clear" w:color="auto" w:fill="auto"/>
            <w:vAlign w:val="center"/>
          </w:tcPr>
          <w:p w14:paraId="45D1896B">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w:t>
            </w:r>
            <w:r>
              <w:rPr>
                <w:rFonts w:hint="default" w:ascii="Times New Roman" w:hAnsi="Times New Roman" w:eastAsia="宋体" w:cs="Times New Roman"/>
                <w:color w:val="auto"/>
                <w:kern w:val="2"/>
                <w:sz w:val="21"/>
                <w:szCs w:val="21"/>
                <w:highlight w:val="none"/>
                <w:lang w:val="en-US" w:eastAsia="zh-CN"/>
              </w:rPr>
              <w:t>35</w:t>
            </w:r>
          </w:p>
        </w:tc>
        <w:tc>
          <w:tcPr>
            <w:tcW w:w="1398" w:type="dxa"/>
            <w:gridSpan w:val="2"/>
            <w:shd w:val="clear" w:color="auto" w:fill="auto"/>
            <w:vAlign w:val="center"/>
          </w:tcPr>
          <w:p w14:paraId="1631E77F">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i w:val="0"/>
                <w:iCs w:val="0"/>
                <w:color w:val="auto"/>
                <w:kern w:val="2"/>
                <w:sz w:val="21"/>
                <w:szCs w:val="21"/>
                <w:u w:val="none"/>
                <w:lang w:val="en-US" w:eastAsia="zh-CN" w:bidi="ar-SA"/>
                <w:woUserID w:val="2"/>
              </w:rPr>
              <w:t>Pre-use software preparation</w:t>
            </w:r>
          </w:p>
        </w:tc>
        <w:tc>
          <w:tcPr>
            <w:tcW w:w="3128" w:type="dxa"/>
            <w:gridSpan w:val="2"/>
            <w:shd w:val="clear" w:color="auto" w:fill="auto"/>
            <w:vAlign w:val="center"/>
          </w:tcPr>
          <w:p w14:paraId="56C7630E">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u w:val="none"/>
                <w:lang w:val="en-US" w:eastAsia="zh-CN" w:bidi="ar-SA"/>
                <w:woUserID w:val="2"/>
              </w:rPr>
            </w:pPr>
            <w:r>
              <w:rPr>
                <w:rFonts w:hint="default" w:ascii="Times New Roman" w:hAnsi="Times New Roman" w:eastAsia="宋体" w:cs="Times New Roman"/>
                <w:i w:val="0"/>
                <w:iCs w:val="0"/>
                <w:color w:val="auto"/>
                <w:kern w:val="2"/>
                <w:sz w:val="21"/>
                <w:szCs w:val="21"/>
                <w:u w:val="none"/>
                <w:lang w:val="en-US" w:eastAsia="zh-CN" w:bidi="ar-SA"/>
                <w:woUserID w:val="2"/>
              </w:rPr>
              <w:t>Professionals perform software deployment;</w:t>
            </w:r>
          </w:p>
          <w:p w14:paraId="4071FF0C">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i w:val="0"/>
                <w:iCs w:val="0"/>
                <w:color w:val="auto"/>
                <w:kern w:val="2"/>
                <w:sz w:val="21"/>
                <w:szCs w:val="21"/>
                <w:u w:val="none"/>
                <w:lang w:val="en-US" w:eastAsia="zh-CN" w:bidi="ar-SA"/>
                <w:woUserID w:val="2"/>
              </w:rPr>
              <w:t>Conduct training before using the software, strictly follow the manual for operations</w:t>
            </w:r>
          </w:p>
        </w:tc>
        <w:tc>
          <w:tcPr>
            <w:tcW w:w="1415" w:type="dxa"/>
            <w:gridSpan w:val="2"/>
            <w:shd w:val="clear" w:color="auto" w:fill="auto"/>
            <w:vAlign w:val="center"/>
          </w:tcPr>
          <w:p w14:paraId="7C522189">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3D7229CE">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4C81C87A">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shd w:val="clear" w:color="auto" w:fill="auto"/>
            <w:vAlign w:val="center"/>
          </w:tcPr>
          <w:p w14:paraId="13446546">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CS11</w:t>
            </w:r>
          </w:p>
        </w:tc>
      </w:tr>
      <w:tr w14:paraId="724A8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shd w:val="clear" w:color="auto" w:fill="auto"/>
            <w:vAlign w:val="center"/>
          </w:tcPr>
          <w:p w14:paraId="4F61FC5B">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w:t>
            </w:r>
            <w:r>
              <w:rPr>
                <w:rFonts w:hint="default" w:ascii="Times New Roman" w:hAnsi="Times New Roman" w:eastAsia="宋体" w:cs="Times New Roman"/>
                <w:color w:val="auto"/>
                <w:kern w:val="2"/>
                <w:sz w:val="21"/>
                <w:szCs w:val="21"/>
                <w:highlight w:val="none"/>
                <w:lang w:val="en-US" w:eastAsia="zh-CN"/>
              </w:rPr>
              <w:t>36</w:t>
            </w:r>
          </w:p>
        </w:tc>
        <w:tc>
          <w:tcPr>
            <w:tcW w:w="1398" w:type="dxa"/>
            <w:gridSpan w:val="2"/>
            <w:shd w:val="clear" w:color="auto" w:fill="auto"/>
            <w:vAlign w:val="center"/>
          </w:tcPr>
          <w:p w14:paraId="6CE95DC2">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i w:val="0"/>
                <w:iCs w:val="0"/>
                <w:color w:val="auto"/>
                <w:kern w:val="2"/>
                <w:sz w:val="21"/>
                <w:szCs w:val="21"/>
                <w:u w:val="none"/>
                <w:lang w:val="en-US" w:eastAsia="zh-CN" w:bidi="ar-SA"/>
                <w:woUserID w:val="2"/>
              </w:rPr>
              <w:t>Safety usage information</w:t>
            </w:r>
          </w:p>
        </w:tc>
        <w:tc>
          <w:tcPr>
            <w:tcW w:w="3128" w:type="dxa"/>
            <w:gridSpan w:val="2"/>
            <w:shd w:val="clear" w:color="auto" w:fill="auto"/>
            <w:vAlign w:val="center"/>
          </w:tcPr>
          <w:p w14:paraId="01F880E9">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i w:val="0"/>
                <w:iCs w:val="0"/>
                <w:color w:val="auto"/>
                <w:kern w:val="2"/>
                <w:sz w:val="21"/>
                <w:szCs w:val="21"/>
                <w:u w:val="none"/>
                <w:lang w:val="en-US" w:eastAsia="zh" w:bidi="ar-SA"/>
                <w:woUserID w:val="2"/>
              </w:rPr>
              <w:t>Provide safety information through software interface pop-up prompts and the manual</w:t>
            </w:r>
          </w:p>
        </w:tc>
        <w:tc>
          <w:tcPr>
            <w:tcW w:w="1415" w:type="dxa"/>
            <w:gridSpan w:val="2"/>
            <w:shd w:val="clear" w:color="auto" w:fill="auto"/>
            <w:vAlign w:val="center"/>
          </w:tcPr>
          <w:p w14:paraId="78027CF5">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2509A6FD">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3FCA9EA7">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shd w:val="clear" w:color="auto" w:fill="auto"/>
            <w:vAlign w:val="center"/>
          </w:tcPr>
          <w:p w14:paraId="2EBA5839">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CS12</w:t>
            </w:r>
          </w:p>
        </w:tc>
      </w:tr>
      <w:tr w14:paraId="70EF1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shd w:val="clear" w:color="auto" w:fill="auto"/>
            <w:vAlign w:val="center"/>
          </w:tcPr>
          <w:p w14:paraId="35D1F2DC">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w:t>
            </w:r>
            <w:r>
              <w:rPr>
                <w:rFonts w:hint="default" w:ascii="Times New Roman" w:hAnsi="Times New Roman" w:eastAsia="宋体" w:cs="Times New Roman"/>
                <w:color w:val="auto"/>
                <w:kern w:val="2"/>
                <w:sz w:val="21"/>
                <w:szCs w:val="21"/>
                <w:highlight w:val="none"/>
                <w:lang w:val="en-US" w:eastAsia="zh-CN"/>
              </w:rPr>
              <w:t>37</w:t>
            </w:r>
          </w:p>
        </w:tc>
        <w:tc>
          <w:tcPr>
            <w:tcW w:w="1398" w:type="dxa"/>
            <w:gridSpan w:val="2"/>
            <w:shd w:val="clear" w:color="auto" w:fill="auto"/>
            <w:vAlign w:val="center"/>
          </w:tcPr>
          <w:p w14:paraId="29059947">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cs="Times New Roman"/>
                <w:i w:val="0"/>
                <w:iCs w:val="0"/>
                <w:color w:val="auto"/>
                <w:kern w:val="2"/>
                <w:sz w:val="21"/>
                <w:szCs w:val="21"/>
                <w:u w:val="none"/>
                <w:lang w:val="en-US" w:eastAsia="zh" w:bidi="ar-SA"/>
                <w:woUserID w:val="2"/>
              </w:rPr>
              <w:t>Software layout</w:t>
            </w:r>
          </w:p>
        </w:tc>
        <w:tc>
          <w:tcPr>
            <w:tcW w:w="3128" w:type="dxa"/>
            <w:gridSpan w:val="2"/>
            <w:shd w:val="clear" w:color="auto" w:fill="auto"/>
            <w:vAlign w:val="center"/>
          </w:tcPr>
          <w:p w14:paraId="38AEA6B2">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i w:val="0"/>
                <w:iCs w:val="0"/>
                <w:color w:val="auto"/>
                <w:kern w:val="2"/>
                <w:sz w:val="21"/>
                <w:szCs w:val="21"/>
                <w:u w:val="none"/>
                <w:lang w:val="en-US" w:eastAsia="zh" w:bidi="ar-SA"/>
                <w:woUserID w:val="2"/>
              </w:rPr>
              <w:t>Detailed interface descriptions and more reasonable interface design that aligns with user experience</w:t>
            </w:r>
          </w:p>
        </w:tc>
        <w:tc>
          <w:tcPr>
            <w:tcW w:w="1415" w:type="dxa"/>
            <w:gridSpan w:val="2"/>
            <w:shd w:val="clear" w:color="auto" w:fill="auto"/>
            <w:vAlign w:val="center"/>
          </w:tcPr>
          <w:p w14:paraId="27B53FDB">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5BAA58F6">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01D1838F">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shd w:val="clear" w:color="auto" w:fill="auto"/>
            <w:vAlign w:val="center"/>
          </w:tcPr>
          <w:p w14:paraId="52C8977A">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CS13</w:t>
            </w:r>
          </w:p>
        </w:tc>
      </w:tr>
      <w:tr w14:paraId="28F2E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shd w:val="clear" w:color="auto" w:fill="auto"/>
            <w:vAlign w:val="center"/>
          </w:tcPr>
          <w:p w14:paraId="648BDDB4">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w:t>
            </w:r>
            <w:r>
              <w:rPr>
                <w:rFonts w:hint="default" w:ascii="Times New Roman" w:hAnsi="Times New Roman" w:eastAsia="宋体" w:cs="Times New Roman"/>
                <w:color w:val="auto"/>
                <w:kern w:val="2"/>
                <w:sz w:val="21"/>
                <w:szCs w:val="21"/>
                <w:highlight w:val="none"/>
                <w:lang w:val="en-US" w:eastAsia="zh-CN"/>
              </w:rPr>
              <w:t>38</w:t>
            </w:r>
          </w:p>
        </w:tc>
        <w:tc>
          <w:tcPr>
            <w:tcW w:w="1398" w:type="dxa"/>
            <w:gridSpan w:val="2"/>
            <w:shd w:val="clear" w:color="auto" w:fill="auto"/>
            <w:vAlign w:val="center"/>
          </w:tcPr>
          <w:p w14:paraId="62EC42F4">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i w:val="0"/>
                <w:iCs w:val="0"/>
                <w:color w:val="auto"/>
                <w:kern w:val="2"/>
                <w:sz w:val="21"/>
                <w:szCs w:val="21"/>
                <w:highlight w:val="none"/>
                <w:u w:val="none"/>
                <w:lang w:val="en-US" w:eastAsia="zh-CN" w:bidi="ar-SA"/>
                <w:woUserID w:val="2"/>
              </w:rPr>
              <w:t>Parameter validation in sleep reports</w:t>
            </w:r>
          </w:p>
        </w:tc>
        <w:tc>
          <w:tcPr>
            <w:tcW w:w="3128" w:type="dxa"/>
            <w:gridSpan w:val="2"/>
            <w:shd w:val="clear" w:color="auto" w:fill="auto"/>
            <w:vAlign w:val="center"/>
          </w:tcPr>
          <w:p w14:paraId="798A44D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i w:val="0"/>
                <w:iCs w:val="0"/>
                <w:color w:val="auto"/>
                <w:kern w:val="2"/>
                <w:sz w:val="21"/>
                <w:szCs w:val="21"/>
                <w:highlight w:val="none"/>
                <w:u w:val="none"/>
                <w:lang w:val="en-US" w:eastAsia="zh-CN" w:bidi="ar-SA"/>
                <w:woUserID w:val="2"/>
              </w:rPr>
              <w:t>Perform completeness and format validation on device-uploaded data</w:t>
            </w:r>
          </w:p>
        </w:tc>
        <w:tc>
          <w:tcPr>
            <w:tcW w:w="1415" w:type="dxa"/>
            <w:gridSpan w:val="2"/>
            <w:shd w:val="clear" w:color="auto" w:fill="auto"/>
            <w:vAlign w:val="center"/>
          </w:tcPr>
          <w:p w14:paraId="5C72D759">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61D3467A">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68387732">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shd w:val="clear" w:color="auto" w:fill="auto"/>
            <w:vAlign w:val="center"/>
          </w:tcPr>
          <w:p w14:paraId="40C7F840">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CS14</w:t>
            </w:r>
          </w:p>
        </w:tc>
      </w:tr>
      <w:tr w14:paraId="777C5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shd w:val="clear" w:color="auto" w:fill="auto"/>
            <w:vAlign w:val="center"/>
          </w:tcPr>
          <w:p w14:paraId="6AE0E116">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w:t>
            </w:r>
            <w:r>
              <w:rPr>
                <w:rFonts w:hint="default" w:ascii="Times New Roman" w:hAnsi="Times New Roman" w:eastAsia="宋体" w:cs="Times New Roman"/>
                <w:color w:val="auto"/>
                <w:kern w:val="2"/>
                <w:sz w:val="21"/>
                <w:szCs w:val="21"/>
                <w:highlight w:val="none"/>
                <w:lang w:val="en-US" w:eastAsia="zh-CN"/>
              </w:rPr>
              <w:t>39</w:t>
            </w:r>
          </w:p>
        </w:tc>
        <w:tc>
          <w:tcPr>
            <w:tcW w:w="1398" w:type="dxa"/>
            <w:gridSpan w:val="2"/>
            <w:shd w:val="clear" w:color="auto" w:fill="auto"/>
            <w:vAlign w:val="center"/>
          </w:tcPr>
          <w:p w14:paraId="5772BCAA">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cs="Times New Roman"/>
                <w:i w:val="0"/>
                <w:iCs w:val="0"/>
                <w:color w:val="auto"/>
                <w:kern w:val="2"/>
                <w:sz w:val="21"/>
                <w:szCs w:val="21"/>
                <w:u w:val="none"/>
                <w:lang w:val="en-US" w:eastAsia="zh" w:bidi="ar-SA"/>
                <w:woUserID w:val="2"/>
              </w:rPr>
              <w:t>Menu</w:t>
            </w:r>
          </w:p>
        </w:tc>
        <w:tc>
          <w:tcPr>
            <w:tcW w:w="3128" w:type="dxa"/>
            <w:gridSpan w:val="2"/>
            <w:shd w:val="clear" w:color="auto" w:fill="auto"/>
            <w:vAlign w:val="center"/>
          </w:tcPr>
          <w:p w14:paraId="333F9763">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i w:val="0"/>
                <w:iCs w:val="0"/>
                <w:color w:val="auto"/>
                <w:kern w:val="2"/>
                <w:sz w:val="21"/>
                <w:szCs w:val="21"/>
                <w:u w:val="none"/>
                <w:lang w:val="en-US" w:eastAsia="zh-CN" w:bidi="ar-SA"/>
                <w:woUserID w:val="2"/>
              </w:rPr>
              <w:t>Optimize user interface menu design to reduce menu hierarchy</w:t>
            </w:r>
          </w:p>
        </w:tc>
        <w:tc>
          <w:tcPr>
            <w:tcW w:w="1415" w:type="dxa"/>
            <w:gridSpan w:val="2"/>
            <w:shd w:val="clear" w:color="auto" w:fill="auto"/>
            <w:vAlign w:val="center"/>
          </w:tcPr>
          <w:p w14:paraId="5DA12683">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2EBA6B29">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7977D5D8">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shd w:val="clear" w:color="auto" w:fill="auto"/>
            <w:vAlign w:val="center"/>
          </w:tcPr>
          <w:p w14:paraId="43D43F56">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CS15</w:t>
            </w:r>
          </w:p>
        </w:tc>
      </w:tr>
      <w:tr w14:paraId="41E4C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shd w:val="clear" w:color="auto" w:fill="auto"/>
            <w:vAlign w:val="center"/>
          </w:tcPr>
          <w:p w14:paraId="48659068">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w:t>
            </w:r>
            <w:r>
              <w:rPr>
                <w:rFonts w:hint="default" w:ascii="Times New Roman" w:hAnsi="Times New Roman" w:eastAsia="宋体" w:cs="Times New Roman"/>
                <w:color w:val="auto"/>
                <w:kern w:val="2"/>
                <w:sz w:val="21"/>
                <w:szCs w:val="21"/>
                <w:highlight w:val="none"/>
                <w:lang w:val="en-US" w:eastAsia="zh-CN"/>
              </w:rPr>
              <w:t>40</w:t>
            </w:r>
          </w:p>
        </w:tc>
        <w:tc>
          <w:tcPr>
            <w:tcW w:w="1398" w:type="dxa"/>
            <w:gridSpan w:val="2"/>
            <w:shd w:val="clear" w:color="auto" w:fill="auto"/>
            <w:vAlign w:val="center"/>
          </w:tcPr>
          <w:p w14:paraId="19D526E0">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i w:val="0"/>
                <w:iCs w:val="0"/>
                <w:color w:val="auto"/>
                <w:kern w:val="2"/>
                <w:sz w:val="21"/>
                <w:szCs w:val="21"/>
                <w:u w:val="none"/>
                <w:lang w:val="en-US" w:eastAsia="zh-CN" w:bidi="ar-SA"/>
                <w:woUserID w:val="2"/>
              </w:rPr>
              <w:t>Non-professional system usage</w:t>
            </w:r>
          </w:p>
        </w:tc>
        <w:tc>
          <w:tcPr>
            <w:tcW w:w="3128" w:type="dxa"/>
            <w:gridSpan w:val="2"/>
            <w:shd w:val="clear" w:color="auto" w:fill="auto"/>
            <w:vAlign w:val="center"/>
          </w:tcPr>
          <w:p w14:paraId="32B49AE4">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i w:val="0"/>
                <w:iCs w:val="0"/>
                <w:color w:val="auto"/>
                <w:kern w:val="2"/>
                <w:sz w:val="21"/>
                <w:szCs w:val="21"/>
                <w:u w:val="none"/>
                <w:lang w:val="en-US" w:eastAsia="zh-CN" w:bidi="ar-SA"/>
                <w:woUserID w:val="2"/>
              </w:rPr>
              <w:t>Professionals receive training and refer to the manual to use the system</w:t>
            </w:r>
          </w:p>
        </w:tc>
        <w:tc>
          <w:tcPr>
            <w:tcW w:w="1415" w:type="dxa"/>
            <w:gridSpan w:val="2"/>
            <w:shd w:val="clear" w:color="auto" w:fill="auto"/>
            <w:vAlign w:val="center"/>
          </w:tcPr>
          <w:p w14:paraId="35BA7CED">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75FFBDA4">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2E960D09">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shd w:val="clear" w:color="auto" w:fill="auto"/>
            <w:vAlign w:val="center"/>
          </w:tcPr>
          <w:p w14:paraId="7866A336">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CS16</w:t>
            </w:r>
          </w:p>
        </w:tc>
      </w:tr>
      <w:tr w14:paraId="1688F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shd w:val="clear" w:color="auto" w:fill="auto"/>
            <w:vAlign w:val="center"/>
          </w:tcPr>
          <w:p w14:paraId="665487FF">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w:t>
            </w:r>
            <w:r>
              <w:rPr>
                <w:rFonts w:hint="default" w:ascii="Times New Roman" w:hAnsi="Times New Roman" w:eastAsia="宋体" w:cs="Times New Roman"/>
                <w:color w:val="auto"/>
                <w:kern w:val="2"/>
                <w:sz w:val="21"/>
                <w:szCs w:val="21"/>
                <w:highlight w:val="none"/>
                <w:lang w:val="en-US" w:eastAsia="zh-CN"/>
              </w:rPr>
              <w:t>41</w:t>
            </w:r>
          </w:p>
        </w:tc>
        <w:tc>
          <w:tcPr>
            <w:tcW w:w="1398" w:type="dxa"/>
            <w:gridSpan w:val="2"/>
            <w:shd w:val="clear" w:color="auto" w:fill="auto"/>
            <w:vAlign w:val="center"/>
          </w:tcPr>
          <w:p w14:paraId="50ABC814">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i w:val="0"/>
                <w:iCs w:val="0"/>
                <w:color w:val="auto"/>
                <w:kern w:val="2"/>
                <w:sz w:val="21"/>
                <w:szCs w:val="21"/>
                <w:u w:val="none"/>
                <w:lang w:val="en-US" w:eastAsia="zh-CN" w:bidi="ar-SA"/>
                <w:woUserID w:val="2"/>
              </w:rPr>
              <w:t>Unauthorized</w:t>
            </w:r>
            <w:r>
              <w:rPr>
                <w:rFonts w:hint="default" w:ascii="Times New Roman" w:hAnsi="Times New Roman" w:cs="Times New Roman"/>
                <w:i w:val="0"/>
                <w:iCs w:val="0"/>
                <w:color w:val="auto"/>
                <w:kern w:val="2"/>
                <w:sz w:val="21"/>
                <w:szCs w:val="21"/>
                <w:u w:val="none"/>
                <w:lang w:val="en-US" w:eastAsia="zh" w:bidi="ar-SA"/>
                <w:woUserID w:val="2"/>
              </w:rPr>
              <w:t xml:space="preserve"> </w:t>
            </w:r>
            <w:r>
              <w:rPr>
                <w:rFonts w:hint="default" w:ascii="Times New Roman" w:hAnsi="Times New Roman" w:eastAsia="宋体" w:cs="Times New Roman"/>
                <w:i w:val="0"/>
                <w:iCs w:val="0"/>
                <w:color w:val="auto"/>
                <w:kern w:val="2"/>
                <w:sz w:val="21"/>
                <w:szCs w:val="21"/>
                <w:u w:val="none"/>
                <w:lang w:val="en-US" w:eastAsia="zh-CN" w:bidi="ar-SA"/>
                <w:woUserID w:val="2"/>
              </w:rPr>
              <w:t>system access</w:t>
            </w:r>
          </w:p>
        </w:tc>
        <w:tc>
          <w:tcPr>
            <w:tcW w:w="3128" w:type="dxa"/>
            <w:gridSpan w:val="2"/>
            <w:shd w:val="clear" w:color="auto" w:fill="auto"/>
            <w:vAlign w:val="center"/>
          </w:tcPr>
          <w:p w14:paraId="709C6243">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i w:val="0"/>
                <w:iCs w:val="0"/>
                <w:color w:val="auto"/>
                <w:kern w:val="2"/>
                <w:sz w:val="21"/>
                <w:szCs w:val="21"/>
                <w:u w:val="none"/>
                <w:lang w:val="en-US" w:eastAsia="zh-CN" w:bidi="ar-SA"/>
                <w:woUserID w:val="2"/>
              </w:rPr>
              <w:t>The system adds permission access control, only authorized users can access</w:t>
            </w:r>
          </w:p>
        </w:tc>
        <w:tc>
          <w:tcPr>
            <w:tcW w:w="1415" w:type="dxa"/>
            <w:gridSpan w:val="2"/>
            <w:shd w:val="clear" w:color="auto" w:fill="auto"/>
            <w:vAlign w:val="center"/>
          </w:tcPr>
          <w:p w14:paraId="6967653E">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6BFF6354">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0DF82CA4">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shd w:val="clear" w:color="auto" w:fill="auto"/>
            <w:vAlign w:val="center"/>
          </w:tcPr>
          <w:p w14:paraId="01423EC6">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CS17</w:t>
            </w:r>
          </w:p>
        </w:tc>
      </w:tr>
      <w:tr w14:paraId="788B1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shd w:val="clear" w:color="auto" w:fill="auto"/>
            <w:vAlign w:val="center"/>
          </w:tcPr>
          <w:p w14:paraId="140CB81E">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w:t>
            </w:r>
            <w:r>
              <w:rPr>
                <w:rFonts w:hint="default" w:ascii="Times New Roman" w:hAnsi="Times New Roman" w:eastAsia="宋体" w:cs="Times New Roman"/>
                <w:color w:val="auto"/>
                <w:kern w:val="2"/>
                <w:sz w:val="21"/>
                <w:szCs w:val="21"/>
                <w:highlight w:val="none"/>
                <w:lang w:val="en-US" w:eastAsia="zh-CN"/>
              </w:rPr>
              <w:t>42</w:t>
            </w:r>
          </w:p>
        </w:tc>
        <w:tc>
          <w:tcPr>
            <w:tcW w:w="1398" w:type="dxa"/>
            <w:gridSpan w:val="2"/>
            <w:shd w:val="clear" w:color="auto" w:fill="auto"/>
            <w:vAlign w:val="center"/>
          </w:tcPr>
          <w:p w14:paraId="4217C892">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i w:val="0"/>
                <w:iCs w:val="0"/>
                <w:color w:val="auto"/>
                <w:kern w:val="2"/>
                <w:sz w:val="21"/>
                <w:szCs w:val="21"/>
                <w:u w:val="none"/>
                <w:lang w:val="en-US" w:eastAsia="zh-CN" w:bidi="ar-SA"/>
                <w:woUserID w:val="2"/>
              </w:rPr>
              <w:t>Data storage</w:t>
            </w:r>
          </w:p>
        </w:tc>
        <w:tc>
          <w:tcPr>
            <w:tcW w:w="3128" w:type="dxa"/>
            <w:gridSpan w:val="2"/>
            <w:shd w:val="clear" w:color="auto" w:fill="auto"/>
            <w:vAlign w:val="center"/>
          </w:tcPr>
          <w:p w14:paraId="0CA8C490">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u w:val="none"/>
                <w:lang w:val="en-US" w:eastAsia="zh-CN" w:bidi="ar-SA"/>
                <w:woUserID w:val="2"/>
              </w:rPr>
            </w:pPr>
            <w:r>
              <w:rPr>
                <w:rFonts w:hint="default" w:ascii="Times New Roman" w:hAnsi="Times New Roman" w:eastAsia="宋体" w:cs="Times New Roman"/>
                <w:i w:val="0"/>
                <w:iCs w:val="0"/>
                <w:color w:val="auto"/>
                <w:kern w:val="2"/>
                <w:sz w:val="21"/>
                <w:szCs w:val="21"/>
                <w:u w:val="none"/>
                <w:lang w:val="en-US" w:eastAsia="zh-CN" w:bidi="ar-SA"/>
                <w:woUserID w:val="2"/>
              </w:rPr>
              <w:t>1. Sensitive data is encrypted before storage</w:t>
            </w:r>
          </w:p>
          <w:p w14:paraId="5A7D85FA">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i w:val="0"/>
                <w:iCs w:val="0"/>
                <w:color w:val="auto"/>
                <w:kern w:val="2"/>
                <w:sz w:val="21"/>
                <w:szCs w:val="21"/>
                <w:u w:val="none"/>
                <w:lang w:val="en-US" w:eastAsia="zh-CN" w:bidi="ar-SA"/>
                <w:woUserID w:val="2"/>
              </w:rPr>
              <w:t>2. Data storage operations require permission authentication</w:t>
            </w:r>
          </w:p>
        </w:tc>
        <w:tc>
          <w:tcPr>
            <w:tcW w:w="1415" w:type="dxa"/>
            <w:gridSpan w:val="2"/>
            <w:shd w:val="clear" w:color="auto" w:fill="auto"/>
            <w:vAlign w:val="center"/>
          </w:tcPr>
          <w:p w14:paraId="4A9D2962">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7E63AF3E">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2C9DE205">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shd w:val="clear" w:color="auto" w:fill="auto"/>
            <w:vAlign w:val="center"/>
          </w:tcPr>
          <w:p w14:paraId="50D548F5">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CS18</w:t>
            </w:r>
          </w:p>
        </w:tc>
      </w:tr>
      <w:tr w14:paraId="45D7A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 w:type="dxa"/>
          <w:trHeight w:val="340" w:hRule="atLeast"/>
          <w:jc w:val="center"/>
        </w:trPr>
        <w:tc>
          <w:tcPr>
            <w:tcW w:w="986" w:type="dxa"/>
            <w:gridSpan w:val="2"/>
            <w:shd w:val="clear" w:color="auto" w:fill="auto"/>
            <w:vAlign w:val="center"/>
          </w:tcPr>
          <w:p w14:paraId="0972D59B">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w:t>
            </w:r>
            <w:r>
              <w:rPr>
                <w:rFonts w:hint="default" w:ascii="Times New Roman" w:hAnsi="Times New Roman" w:eastAsia="宋体" w:cs="Times New Roman"/>
                <w:color w:val="auto"/>
                <w:kern w:val="2"/>
                <w:sz w:val="21"/>
                <w:szCs w:val="21"/>
                <w:highlight w:val="none"/>
                <w:lang w:val="en-US" w:eastAsia="zh-CN"/>
              </w:rPr>
              <w:t>43</w:t>
            </w:r>
          </w:p>
        </w:tc>
        <w:tc>
          <w:tcPr>
            <w:tcW w:w="1398" w:type="dxa"/>
            <w:gridSpan w:val="2"/>
            <w:shd w:val="clear" w:color="auto" w:fill="auto"/>
            <w:vAlign w:val="center"/>
          </w:tcPr>
          <w:p w14:paraId="2584E332">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i w:val="0"/>
                <w:iCs w:val="0"/>
                <w:color w:val="auto"/>
                <w:kern w:val="2"/>
                <w:sz w:val="21"/>
                <w:szCs w:val="21"/>
                <w:u w:val="none"/>
                <w:lang w:val="en-US" w:eastAsia="zh-CN" w:bidi="ar-SA"/>
                <w:woUserID w:val="2"/>
              </w:rPr>
              <w:t>Insufficient server hardware/software resources</w:t>
            </w:r>
            <w:r>
              <w:rPr>
                <w:rFonts w:hint="default" w:ascii="Times New Roman" w:hAnsi="Times New Roman" w:cs="Times New Roman"/>
                <w:i w:val="0"/>
                <w:iCs w:val="0"/>
                <w:color w:val="auto"/>
                <w:kern w:val="2"/>
                <w:sz w:val="21"/>
                <w:szCs w:val="21"/>
                <w:u w:val="none"/>
                <w:lang w:val="en-US" w:eastAsia="zh" w:bidi="ar-SA"/>
                <w:woUserID w:val="2"/>
              </w:rPr>
              <w:t xml:space="preserve"> to meet minimum performance requirements</w:t>
            </w:r>
          </w:p>
        </w:tc>
        <w:tc>
          <w:tcPr>
            <w:tcW w:w="3128" w:type="dxa"/>
            <w:gridSpan w:val="2"/>
            <w:shd w:val="clear" w:color="auto" w:fill="auto"/>
            <w:vAlign w:val="center"/>
          </w:tcPr>
          <w:p w14:paraId="3EDE8898">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i w:val="0"/>
                <w:iCs w:val="0"/>
                <w:color w:val="auto"/>
                <w:kern w:val="2"/>
                <w:sz w:val="21"/>
                <w:szCs w:val="21"/>
                <w:u w:val="none"/>
                <w:lang w:val="en-US" w:eastAsia="zh" w:bidi="ar-SA"/>
                <w:woUserID w:val="2"/>
              </w:rPr>
              <w:t>H</w:t>
            </w:r>
            <w:r>
              <w:rPr>
                <w:rFonts w:hint="default" w:ascii="Times New Roman" w:hAnsi="Times New Roman" w:eastAsia="宋体" w:cs="Times New Roman"/>
                <w:i w:val="0"/>
                <w:iCs w:val="0"/>
                <w:color w:val="auto"/>
                <w:kern w:val="2"/>
                <w:sz w:val="21"/>
                <w:szCs w:val="21"/>
                <w:u w:val="none"/>
                <w:lang w:val="en-US" w:eastAsia="zh-CN" w:bidi="ar-SA"/>
                <w:woUserID w:val="2"/>
              </w:rPr>
              <w:t>ardware resources</w:t>
            </w:r>
            <w:r>
              <w:rPr>
                <w:rFonts w:hint="default" w:ascii="Times New Roman" w:hAnsi="Times New Roman" w:cs="Times New Roman"/>
                <w:i w:val="0"/>
                <w:iCs w:val="0"/>
                <w:color w:val="auto"/>
                <w:kern w:val="2"/>
                <w:sz w:val="21"/>
                <w:szCs w:val="21"/>
                <w:u w:val="none"/>
                <w:lang w:val="en-US" w:eastAsia="zh" w:bidi="ar-SA"/>
                <w:woUserID w:val="2"/>
              </w:rPr>
              <w:t xml:space="preserve"> for u</w:t>
            </w:r>
            <w:r>
              <w:rPr>
                <w:rFonts w:hint="default" w:ascii="Times New Roman" w:hAnsi="Times New Roman" w:eastAsia="宋体" w:cs="Times New Roman"/>
                <w:i w:val="0"/>
                <w:iCs w:val="0"/>
                <w:color w:val="auto"/>
                <w:kern w:val="2"/>
                <w:sz w:val="21"/>
                <w:szCs w:val="21"/>
                <w:u w:val="none"/>
                <w:lang w:val="en-US" w:eastAsia="zh-CN" w:bidi="ar-SA"/>
                <w:woUserID w:val="2"/>
              </w:rPr>
              <w:t>pgrad</w:t>
            </w:r>
            <w:r>
              <w:rPr>
                <w:rFonts w:hint="default" w:ascii="Times New Roman" w:hAnsi="Times New Roman" w:eastAsia="宋体" w:cs="Times New Roman"/>
                <w:i w:val="0"/>
                <w:iCs w:val="0"/>
                <w:color w:val="auto"/>
                <w:kern w:val="2"/>
                <w:sz w:val="21"/>
                <w:szCs w:val="21"/>
                <w:u w:val="none"/>
                <w:lang w:val="en-US" w:eastAsia="zh" w:bidi="ar-SA"/>
                <w:woUserID w:val="2"/>
              </w:rPr>
              <w:t>ing</w:t>
            </w:r>
            <w:r>
              <w:rPr>
                <w:rFonts w:hint="default" w:ascii="Times New Roman" w:hAnsi="Times New Roman" w:eastAsia="宋体" w:cs="Times New Roman"/>
                <w:i w:val="0"/>
                <w:iCs w:val="0"/>
                <w:color w:val="auto"/>
                <w:kern w:val="2"/>
                <w:sz w:val="21"/>
                <w:szCs w:val="21"/>
                <w:u w:val="none"/>
                <w:lang w:val="en-US" w:eastAsia="zh-CN" w:bidi="ar-SA"/>
                <w:woUserID w:val="2"/>
              </w:rPr>
              <w:t xml:space="preserve"> server</w:t>
            </w:r>
            <w:r>
              <w:rPr>
                <w:rFonts w:hint="default" w:ascii="Times New Roman" w:hAnsi="Times New Roman" w:eastAsia="宋体" w:cs="Times New Roman"/>
                <w:i w:val="0"/>
                <w:iCs w:val="0"/>
                <w:color w:val="auto"/>
                <w:kern w:val="2"/>
                <w:sz w:val="21"/>
                <w:szCs w:val="21"/>
                <w:u w:val="none"/>
                <w:lang w:val="en-US" w:eastAsia="zh" w:bidi="ar-SA"/>
                <w:woUserID w:val="2"/>
              </w:rPr>
              <w:t>s</w:t>
            </w:r>
          </w:p>
        </w:tc>
        <w:tc>
          <w:tcPr>
            <w:tcW w:w="1409" w:type="dxa"/>
            <w:shd w:val="clear" w:color="auto" w:fill="auto"/>
            <w:vAlign w:val="center"/>
          </w:tcPr>
          <w:p w14:paraId="0B7C3CB1">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2B0278D2">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78D369A1">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40" w:type="dxa"/>
            <w:gridSpan w:val="2"/>
            <w:shd w:val="clear" w:color="auto" w:fill="auto"/>
            <w:vAlign w:val="center"/>
          </w:tcPr>
          <w:p w14:paraId="472E9F29">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CS19</w:t>
            </w:r>
          </w:p>
        </w:tc>
      </w:tr>
      <w:tr w14:paraId="75A86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 w:type="dxa"/>
          <w:trHeight w:val="340" w:hRule="atLeast"/>
          <w:jc w:val="center"/>
        </w:trPr>
        <w:tc>
          <w:tcPr>
            <w:tcW w:w="986" w:type="dxa"/>
            <w:gridSpan w:val="2"/>
            <w:shd w:val="clear" w:color="auto" w:fill="auto"/>
            <w:vAlign w:val="center"/>
          </w:tcPr>
          <w:p w14:paraId="7F244803">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w:t>
            </w:r>
            <w:r>
              <w:rPr>
                <w:rFonts w:hint="default" w:ascii="Times New Roman" w:hAnsi="Times New Roman" w:eastAsia="宋体" w:cs="Times New Roman"/>
                <w:color w:val="auto"/>
                <w:kern w:val="2"/>
                <w:sz w:val="21"/>
                <w:szCs w:val="21"/>
                <w:highlight w:val="none"/>
                <w:lang w:val="en-US" w:eastAsia="zh-CN"/>
              </w:rPr>
              <w:t>44</w:t>
            </w:r>
          </w:p>
        </w:tc>
        <w:tc>
          <w:tcPr>
            <w:tcW w:w="1398" w:type="dxa"/>
            <w:gridSpan w:val="2"/>
            <w:shd w:val="clear" w:color="auto" w:fill="auto"/>
            <w:vAlign w:val="center"/>
          </w:tcPr>
          <w:p w14:paraId="15332EE1">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i w:val="0"/>
                <w:iCs w:val="0"/>
                <w:color w:val="auto"/>
                <w:kern w:val="2"/>
                <w:sz w:val="21"/>
                <w:szCs w:val="21"/>
                <w:u w:val="none"/>
                <w:lang w:val="en-US" w:eastAsia="zh-CN" w:bidi="ar-SA"/>
                <w:woUserID w:val="2"/>
              </w:rPr>
              <w:t>Resolution</w:t>
            </w:r>
          </w:p>
        </w:tc>
        <w:tc>
          <w:tcPr>
            <w:tcW w:w="3128" w:type="dxa"/>
            <w:gridSpan w:val="2"/>
            <w:shd w:val="clear" w:color="auto" w:fill="auto"/>
            <w:vAlign w:val="center"/>
          </w:tcPr>
          <w:p w14:paraId="7CA72547">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i w:val="0"/>
                <w:iCs w:val="0"/>
                <w:color w:val="auto"/>
                <w:kern w:val="2"/>
                <w:sz w:val="21"/>
                <w:szCs w:val="21"/>
                <w:u w:val="none"/>
                <w:lang w:val="en-US" w:eastAsia="zh-CN" w:bidi="ar-SA"/>
                <w:woUserID w:val="2"/>
              </w:rPr>
              <w:t>The manual provides computer resolution informatio</w:t>
            </w:r>
            <w:r>
              <w:rPr>
                <w:rFonts w:hint="default" w:ascii="Times New Roman" w:hAnsi="Times New Roman" w:cs="Times New Roman"/>
                <w:i w:val="0"/>
                <w:iCs w:val="0"/>
                <w:color w:val="auto"/>
                <w:kern w:val="2"/>
                <w:sz w:val="21"/>
                <w:szCs w:val="21"/>
                <w:u w:val="none"/>
                <w:lang w:val="en-US" w:eastAsia="zh" w:bidi="ar-SA"/>
                <w:woUserID w:val="2"/>
              </w:rPr>
              <w:t>n.</w:t>
            </w:r>
          </w:p>
        </w:tc>
        <w:tc>
          <w:tcPr>
            <w:tcW w:w="1409" w:type="dxa"/>
            <w:shd w:val="clear" w:color="auto" w:fill="auto"/>
            <w:vAlign w:val="center"/>
          </w:tcPr>
          <w:p w14:paraId="30826D03">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030CD064">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4A2CF805">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40" w:type="dxa"/>
            <w:gridSpan w:val="2"/>
            <w:shd w:val="clear" w:color="auto" w:fill="auto"/>
            <w:vAlign w:val="center"/>
          </w:tcPr>
          <w:p w14:paraId="61DF0B3F">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CS20</w:t>
            </w:r>
          </w:p>
        </w:tc>
      </w:tr>
      <w:tr w14:paraId="3477C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 w:type="dxa"/>
          <w:trHeight w:val="340" w:hRule="atLeast"/>
          <w:jc w:val="center"/>
        </w:trPr>
        <w:tc>
          <w:tcPr>
            <w:tcW w:w="986" w:type="dxa"/>
            <w:gridSpan w:val="2"/>
            <w:shd w:val="clear" w:color="auto" w:fill="auto"/>
            <w:vAlign w:val="center"/>
          </w:tcPr>
          <w:p w14:paraId="27E950BE">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w:t>
            </w:r>
            <w:r>
              <w:rPr>
                <w:rFonts w:hint="default" w:ascii="Times New Roman" w:hAnsi="Times New Roman" w:eastAsia="宋体" w:cs="Times New Roman"/>
                <w:color w:val="auto"/>
                <w:kern w:val="2"/>
                <w:sz w:val="21"/>
                <w:szCs w:val="21"/>
                <w:highlight w:val="none"/>
                <w:lang w:val="en-US" w:eastAsia="zh-CN"/>
              </w:rPr>
              <w:t>45</w:t>
            </w:r>
          </w:p>
        </w:tc>
        <w:tc>
          <w:tcPr>
            <w:tcW w:w="1398" w:type="dxa"/>
            <w:gridSpan w:val="2"/>
            <w:shd w:val="clear" w:color="auto" w:fill="auto"/>
            <w:vAlign w:val="center"/>
          </w:tcPr>
          <w:p w14:paraId="26CE6A6C">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i w:val="0"/>
                <w:iCs w:val="0"/>
                <w:color w:val="auto"/>
                <w:kern w:val="2"/>
                <w:sz w:val="21"/>
                <w:szCs w:val="21"/>
                <w:u w:val="none"/>
                <w:lang w:val="en-US" w:eastAsia="zh-CN" w:bidi="ar-SA"/>
                <w:woUserID w:val="2"/>
              </w:rPr>
              <w:t>Bandwidth</w:t>
            </w:r>
          </w:p>
        </w:tc>
        <w:tc>
          <w:tcPr>
            <w:tcW w:w="3128" w:type="dxa"/>
            <w:gridSpan w:val="2"/>
            <w:shd w:val="clear" w:color="auto" w:fill="auto"/>
            <w:vAlign w:val="center"/>
          </w:tcPr>
          <w:p w14:paraId="58A63AA0">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i w:val="0"/>
                <w:iCs w:val="0"/>
                <w:color w:val="auto"/>
                <w:kern w:val="2"/>
                <w:sz w:val="21"/>
                <w:szCs w:val="21"/>
                <w:u w:val="none"/>
                <w:lang w:val="en-US" w:eastAsia="zh-CN" w:bidi="ar-SA"/>
                <w:woUserID w:val="2"/>
              </w:rPr>
              <w:t>The manual specifies minimum network bandwidth requirements</w:t>
            </w:r>
            <w:r>
              <w:rPr>
                <w:rFonts w:hint="default" w:ascii="Times New Roman" w:hAnsi="Times New Roman" w:cs="Times New Roman"/>
                <w:i w:val="0"/>
                <w:iCs w:val="0"/>
                <w:color w:val="auto"/>
                <w:kern w:val="2"/>
                <w:sz w:val="21"/>
                <w:szCs w:val="21"/>
                <w:u w:val="none"/>
                <w:lang w:val="en-US" w:eastAsia="zh" w:bidi="ar-SA"/>
                <w:woUserID w:val="2"/>
              </w:rPr>
              <w:t>.</w:t>
            </w:r>
          </w:p>
        </w:tc>
        <w:tc>
          <w:tcPr>
            <w:tcW w:w="1409" w:type="dxa"/>
            <w:shd w:val="clear" w:color="auto" w:fill="auto"/>
            <w:vAlign w:val="center"/>
          </w:tcPr>
          <w:p w14:paraId="44C1AE55">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3CA8DFF6">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63671BDE">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40" w:type="dxa"/>
            <w:gridSpan w:val="2"/>
            <w:shd w:val="clear" w:color="auto" w:fill="auto"/>
            <w:vAlign w:val="center"/>
          </w:tcPr>
          <w:p w14:paraId="578C4CF4">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CS21</w:t>
            </w:r>
          </w:p>
        </w:tc>
      </w:tr>
      <w:tr w14:paraId="27593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 w:type="dxa"/>
          <w:trHeight w:val="340" w:hRule="atLeast"/>
          <w:jc w:val="center"/>
        </w:trPr>
        <w:tc>
          <w:tcPr>
            <w:tcW w:w="986" w:type="dxa"/>
            <w:gridSpan w:val="2"/>
            <w:shd w:val="clear" w:color="auto" w:fill="auto"/>
            <w:vAlign w:val="center"/>
          </w:tcPr>
          <w:p w14:paraId="6341D9B1">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w:t>
            </w:r>
            <w:r>
              <w:rPr>
                <w:rFonts w:hint="default" w:ascii="Times New Roman" w:hAnsi="Times New Roman" w:eastAsia="宋体" w:cs="Times New Roman"/>
                <w:color w:val="auto"/>
                <w:kern w:val="2"/>
                <w:sz w:val="21"/>
                <w:szCs w:val="21"/>
                <w:highlight w:val="none"/>
                <w:lang w:val="en-US" w:eastAsia="zh-CN"/>
              </w:rPr>
              <w:t>46</w:t>
            </w:r>
          </w:p>
        </w:tc>
        <w:tc>
          <w:tcPr>
            <w:tcW w:w="1398" w:type="dxa"/>
            <w:gridSpan w:val="2"/>
            <w:shd w:val="clear" w:color="auto" w:fill="auto"/>
            <w:vAlign w:val="center"/>
          </w:tcPr>
          <w:p w14:paraId="776D02EB">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i w:val="0"/>
                <w:iCs w:val="0"/>
                <w:color w:val="auto"/>
                <w:kern w:val="2"/>
                <w:sz w:val="21"/>
                <w:szCs w:val="21"/>
                <w:u w:val="none"/>
                <w:lang w:val="en-US" w:eastAsia="zh-CN" w:bidi="ar-SA"/>
                <w:woUserID w:val="2"/>
              </w:rPr>
              <w:t>Database backup</w:t>
            </w:r>
          </w:p>
        </w:tc>
        <w:tc>
          <w:tcPr>
            <w:tcW w:w="3128" w:type="dxa"/>
            <w:gridSpan w:val="2"/>
            <w:shd w:val="clear" w:color="auto" w:fill="auto"/>
            <w:vAlign w:val="center"/>
          </w:tcPr>
          <w:p w14:paraId="640FA884">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cs="Times New Roman"/>
                <w:i w:val="0"/>
                <w:iCs w:val="0"/>
                <w:color w:val="auto"/>
                <w:kern w:val="2"/>
                <w:sz w:val="21"/>
                <w:szCs w:val="21"/>
                <w:u w:val="none"/>
                <w:lang w:val="en-US" w:eastAsia="zh" w:bidi="ar-SA"/>
                <w:woUserID w:val="2"/>
              </w:rPr>
            </w:pPr>
            <w:r>
              <w:rPr>
                <w:rFonts w:hint="default" w:ascii="Times New Roman" w:hAnsi="Times New Roman" w:cs="Times New Roman"/>
                <w:i w:val="0"/>
                <w:iCs w:val="0"/>
                <w:color w:val="auto"/>
                <w:kern w:val="2"/>
                <w:sz w:val="21"/>
                <w:szCs w:val="21"/>
                <w:u w:val="none"/>
                <w:lang w:val="en-US" w:eastAsia="zh" w:bidi="ar-SA"/>
                <w:woUserID w:val="2"/>
              </w:rPr>
              <w:t>1. Use cloud provider's database backup service to configure full scheduled backups every night.</w:t>
            </w:r>
          </w:p>
          <w:p w14:paraId="6D8E2ABB">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i w:val="0"/>
                <w:iCs w:val="0"/>
                <w:color w:val="auto"/>
                <w:kern w:val="2"/>
                <w:sz w:val="21"/>
                <w:szCs w:val="21"/>
                <w:u w:val="none"/>
                <w:lang w:val="en-US" w:eastAsia="zh" w:bidi="ar-SA"/>
                <w:woUserID w:val="2"/>
              </w:rPr>
              <w:t>2. Restore data from backup databases in case of abnormalities.</w:t>
            </w:r>
          </w:p>
        </w:tc>
        <w:tc>
          <w:tcPr>
            <w:tcW w:w="1409" w:type="dxa"/>
            <w:shd w:val="clear" w:color="auto" w:fill="auto"/>
            <w:vAlign w:val="center"/>
          </w:tcPr>
          <w:p w14:paraId="78FE4FA7">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1B164D65">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742C8132">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40" w:type="dxa"/>
            <w:gridSpan w:val="2"/>
            <w:shd w:val="clear" w:color="auto" w:fill="auto"/>
            <w:vAlign w:val="center"/>
          </w:tcPr>
          <w:p w14:paraId="0A63D40A">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CS22</w:t>
            </w:r>
          </w:p>
        </w:tc>
      </w:tr>
      <w:tr w14:paraId="1A45C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 w:type="dxa"/>
          <w:trHeight w:val="340" w:hRule="atLeast"/>
          <w:jc w:val="center"/>
        </w:trPr>
        <w:tc>
          <w:tcPr>
            <w:tcW w:w="986" w:type="dxa"/>
            <w:gridSpan w:val="2"/>
            <w:shd w:val="clear" w:color="auto" w:fill="auto"/>
            <w:vAlign w:val="center"/>
          </w:tcPr>
          <w:p w14:paraId="490AB9C5">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w:t>
            </w:r>
            <w:r>
              <w:rPr>
                <w:rFonts w:hint="default" w:ascii="Times New Roman" w:hAnsi="Times New Roman" w:eastAsia="宋体" w:cs="Times New Roman"/>
                <w:color w:val="auto"/>
                <w:kern w:val="2"/>
                <w:sz w:val="21"/>
                <w:szCs w:val="21"/>
                <w:highlight w:val="none"/>
                <w:lang w:val="en-US" w:eastAsia="zh-CN"/>
              </w:rPr>
              <w:t>47</w:t>
            </w:r>
          </w:p>
        </w:tc>
        <w:tc>
          <w:tcPr>
            <w:tcW w:w="1398" w:type="dxa"/>
            <w:gridSpan w:val="2"/>
            <w:shd w:val="clear" w:color="auto" w:fill="auto"/>
            <w:vAlign w:val="center"/>
          </w:tcPr>
          <w:p w14:paraId="42C408D3">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i w:val="0"/>
                <w:iCs w:val="0"/>
                <w:color w:val="auto"/>
                <w:kern w:val="2"/>
                <w:sz w:val="21"/>
                <w:szCs w:val="21"/>
                <w:u w:val="none"/>
                <w:lang w:val="en-US" w:eastAsia="zh-CN" w:bidi="ar-SA"/>
                <w:woUserID w:val="2"/>
              </w:rPr>
              <w:t>Version release</w:t>
            </w:r>
          </w:p>
        </w:tc>
        <w:tc>
          <w:tcPr>
            <w:tcW w:w="3128" w:type="dxa"/>
            <w:gridSpan w:val="2"/>
            <w:shd w:val="clear" w:color="auto" w:fill="auto"/>
            <w:vAlign w:val="center"/>
          </w:tcPr>
          <w:p w14:paraId="4CCE4639">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u w:val="none"/>
                <w:lang w:val="en-US" w:eastAsia="zh-CN" w:bidi="ar-SA"/>
                <w:woUserID w:val="2"/>
              </w:rPr>
            </w:pPr>
            <w:r>
              <w:rPr>
                <w:rFonts w:hint="default" w:ascii="Times New Roman" w:hAnsi="Times New Roman" w:eastAsia="宋体" w:cs="Times New Roman"/>
                <w:i w:val="0"/>
                <w:iCs w:val="0"/>
                <w:color w:val="auto"/>
                <w:kern w:val="2"/>
                <w:sz w:val="21"/>
                <w:szCs w:val="21"/>
                <w:u w:val="none"/>
                <w:lang w:val="en-US" w:eastAsia="zh-CN" w:bidi="ar-SA"/>
                <w:woUserID w:val="2"/>
              </w:rPr>
              <w:t>1. Automated release pipeline tools built via GitLab</w:t>
            </w:r>
          </w:p>
          <w:p w14:paraId="72A12E6C">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i w:val="0"/>
                <w:iCs w:val="0"/>
                <w:color w:val="auto"/>
                <w:kern w:val="2"/>
                <w:sz w:val="21"/>
                <w:szCs w:val="21"/>
                <w:u w:val="none"/>
                <w:lang w:val="en-US" w:eastAsia="zh-CN" w:bidi="ar-SA"/>
                <w:woUserID w:val="2"/>
              </w:rPr>
              <w:t>2. Each release triggers jobs through code tag mode</w:t>
            </w:r>
          </w:p>
        </w:tc>
        <w:tc>
          <w:tcPr>
            <w:tcW w:w="1409" w:type="dxa"/>
            <w:shd w:val="clear" w:color="auto" w:fill="auto"/>
            <w:vAlign w:val="center"/>
          </w:tcPr>
          <w:p w14:paraId="054E434F">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13E2EC69">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39262D8F">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40" w:type="dxa"/>
            <w:gridSpan w:val="2"/>
            <w:shd w:val="clear" w:color="auto" w:fill="auto"/>
            <w:vAlign w:val="center"/>
          </w:tcPr>
          <w:p w14:paraId="0B508821">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CS23</w:t>
            </w:r>
          </w:p>
        </w:tc>
      </w:tr>
      <w:tr w14:paraId="5EE20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 w:type="dxa"/>
          <w:trHeight w:val="340" w:hRule="atLeast"/>
          <w:jc w:val="center"/>
        </w:trPr>
        <w:tc>
          <w:tcPr>
            <w:tcW w:w="986" w:type="dxa"/>
            <w:gridSpan w:val="2"/>
            <w:shd w:val="clear" w:color="auto" w:fill="auto"/>
            <w:vAlign w:val="center"/>
          </w:tcPr>
          <w:p w14:paraId="58DD2FBB">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w:t>
            </w:r>
            <w:r>
              <w:rPr>
                <w:rFonts w:hint="default" w:ascii="Times New Roman" w:hAnsi="Times New Roman" w:eastAsia="宋体" w:cs="Times New Roman"/>
                <w:color w:val="auto"/>
                <w:kern w:val="2"/>
                <w:sz w:val="21"/>
                <w:szCs w:val="21"/>
                <w:highlight w:val="none"/>
                <w:lang w:val="en-US" w:eastAsia="zh-CN"/>
              </w:rPr>
              <w:t>48</w:t>
            </w:r>
          </w:p>
        </w:tc>
        <w:tc>
          <w:tcPr>
            <w:tcW w:w="1398" w:type="dxa"/>
            <w:gridSpan w:val="2"/>
            <w:shd w:val="clear" w:color="auto" w:fill="auto"/>
            <w:vAlign w:val="center"/>
          </w:tcPr>
          <w:p w14:paraId="6CB5E7B0">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i w:val="0"/>
                <w:iCs w:val="0"/>
                <w:color w:val="auto"/>
                <w:kern w:val="2"/>
                <w:sz w:val="21"/>
                <w:szCs w:val="21"/>
                <w:u w:val="none"/>
                <w:lang w:val="en-US" w:eastAsia="zh-CN" w:bidi="ar-SA"/>
                <w:woUserID w:val="2"/>
              </w:rPr>
              <w:t>Incomplete configuration in DevOps code releases</w:t>
            </w:r>
          </w:p>
        </w:tc>
        <w:tc>
          <w:tcPr>
            <w:tcW w:w="3128" w:type="dxa"/>
            <w:gridSpan w:val="2"/>
            <w:shd w:val="clear" w:color="auto" w:fill="auto"/>
            <w:vAlign w:val="center"/>
          </w:tcPr>
          <w:p w14:paraId="7C67154F">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i w:val="0"/>
                <w:iCs w:val="0"/>
                <w:color w:val="auto"/>
                <w:kern w:val="2"/>
                <w:sz w:val="21"/>
                <w:szCs w:val="21"/>
                <w:u w:val="none"/>
                <w:lang w:val="en-US" w:eastAsia="zh" w:bidi="ar-SA"/>
                <w:woUserID w:val="2"/>
              </w:rPr>
              <w:t>DevOps engineers use Docker tools to quickly roll back to previous versions</w:t>
            </w:r>
          </w:p>
        </w:tc>
        <w:tc>
          <w:tcPr>
            <w:tcW w:w="1409" w:type="dxa"/>
            <w:shd w:val="clear" w:color="auto" w:fill="auto"/>
            <w:vAlign w:val="center"/>
          </w:tcPr>
          <w:p w14:paraId="12B2E078">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18C247D5">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437CB5B6">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40" w:type="dxa"/>
            <w:gridSpan w:val="2"/>
            <w:shd w:val="clear" w:color="auto" w:fill="auto"/>
            <w:vAlign w:val="center"/>
          </w:tcPr>
          <w:p w14:paraId="2915DEB5">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CS24</w:t>
            </w:r>
          </w:p>
        </w:tc>
      </w:tr>
      <w:tr w14:paraId="3583A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 w:type="dxa"/>
          <w:trHeight w:val="340" w:hRule="atLeast"/>
          <w:jc w:val="center"/>
        </w:trPr>
        <w:tc>
          <w:tcPr>
            <w:tcW w:w="986" w:type="dxa"/>
            <w:gridSpan w:val="2"/>
            <w:shd w:val="clear" w:color="auto" w:fill="auto"/>
            <w:vAlign w:val="center"/>
          </w:tcPr>
          <w:p w14:paraId="6E8AF865">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w:t>
            </w:r>
            <w:r>
              <w:rPr>
                <w:rFonts w:hint="default" w:ascii="Times New Roman" w:hAnsi="Times New Roman" w:eastAsia="宋体" w:cs="Times New Roman"/>
                <w:color w:val="auto"/>
                <w:kern w:val="2"/>
                <w:sz w:val="21"/>
                <w:szCs w:val="21"/>
                <w:highlight w:val="none"/>
                <w:lang w:val="en-US" w:eastAsia="zh-CN"/>
              </w:rPr>
              <w:t>49</w:t>
            </w:r>
          </w:p>
        </w:tc>
        <w:tc>
          <w:tcPr>
            <w:tcW w:w="1398" w:type="dxa"/>
            <w:gridSpan w:val="2"/>
            <w:shd w:val="clear" w:color="auto" w:fill="auto"/>
            <w:vAlign w:val="center"/>
          </w:tcPr>
          <w:p w14:paraId="673AABDD">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cs="Times New Roman"/>
                <w:i w:val="0"/>
                <w:iCs w:val="0"/>
                <w:color w:val="auto"/>
                <w:kern w:val="2"/>
                <w:sz w:val="21"/>
                <w:szCs w:val="21"/>
                <w:u w:val="none"/>
                <w:lang w:val="en-US" w:eastAsia="zh" w:bidi="ar-SA"/>
                <w:woUserID w:val="2"/>
              </w:rPr>
              <w:t>Browser</w:t>
            </w:r>
          </w:p>
        </w:tc>
        <w:tc>
          <w:tcPr>
            <w:tcW w:w="3128" w:type="dxa"/>
            <w:gridSpan w:val="2"/>
            <w:shd w:val="clear" w:color="auto" w:fill="auto"/>
            <w:vAlign w:val="center"/>
          </w:tcPr>
          <w:p w14:paraId="02A7F945">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i w:val="0"/>
                <w:iCs w:val="0"/>
                <w:color w:val="auto"/>
                <w:kern w:val="2"/>
                <w:sz w:val="21"/>
                <w:szCs w:val="21"/>
                <w:u w:val="none"/>
                <w:lang w:val="en-US" w:eastAsia="zh-CN" w:bidi="ar-SA"/>
                <w:woUserID w:val="2"/>
              </w:rPr>
              <w:t>The manual lists required browser types and versions</w:t>
            </w:r>
          </w:p>
        </w:tc>
        <w:tc>
          <w:tcPr>
            <w:tcW w:w="1409" w:type="dxa"/>
            <w:shd w:val="clear" w:color="auto" w:fill="auto"/>
            <w:vAlign w:val="center"/>
          </w:tcPr>
          <w:p w14:paraId="19B228D3">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1231DB49">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3FD59034">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40" w:type="dxa"/>
            <w:gridSpan w:val="2"/>
            <w:shd w:val="clear" w:color="auto" w:fill="auto"/>
            <w:vAlign w:val="center"/>
          </w:tcPr>
          <w:p w14:paraId="2671BEED">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CS25</w:t>
            </w:r>
          </w:p>
        </w:tc>
      </w:tr>
      <w:tr w14:paraId="7FA02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 w:type="dxa"/>
          <w:trHeight w:val="340" w:hRule="atLeast"/>
          <w:jc w:val="center"/>
        </w:trPr>
        <w:tc>
          <w:tcPr>
            <w:tcW w:w="986" w:type="dxa"/>
            <w:gridSpan w:val="2"/>
            <w:shd w:val="clear" w:color="auto" w:fill="auto"/>
            <w:vAlign w:val="center"/>
          </w:tcPr>
          <w:p w14:paraId="0263BEDC">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w:t>
            </w:r>
            <w:r>
              <w:rPr>
                <w:rFonts w:hint="default" w:ascii="Times New Roman" w:hAnsi="Times New Roman" w:eastAsia="宋体" w:cs="Times New Roman"/>
                <w:color w:val="auto"/>
                <w:kern w:val="2"/>
                <w:sz w:val="21"/>
                <w:szCs w:val="21"/>
                <w:highlight w:val="none"/>
                <w:lang w:val="en-US" w:eastAsia="zh-CN"/>
              </w:rPr>
              <w:t>50</w:t>
            </w:r>
          </w:p>
        </w:tc>
        <w:tc>
          <w:tcPr>
            <w:tcW w:w="1398" w:type="dxa"/>
            <w:gridSpan w:val="2"/>
            <w:shd w:val="clear" w:color="auto" w:fill="auto"/>
            <w:vAlign w:val="center"/>
          </w:tcPr>
          <w:p w14:paraId="0FB93DDD">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i w:val="0"/>
                <w:iCs w:val="0"/>
                <w:color w:val="auto"/>
                <w:kern w:val="2"/>
                <w:sz w:val="21"/>
                <w:szCs w:val="21"/>
                <w:u w:val="none"/>
                <w:lang w:val="en-US" w:eastAsia="zh-CN" w:bidi="ar-SA"/>
                <w:woUserID w:val="2"/>
              </w:rPr>
              <w:t>Confirmation pop-up for delete/update operations</w:t>
            </w:r>
          </w:p>
        </w:tc>
        <w:tc>
          <w:tcPr>
            <w:tcW w:w="3128" w:type="dxa"/>
            <w:gridSpan w:val="2"/>
            <w:shd w:val="clear" w:color="auto" w:fill="auto"/>
            <w:vAlign w:val="center"/>
          </w:tcPr>
          <w:p w14:paraId="222699DC">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i w:val="0"/>
                <w:iCs w:val="0"/>
                <w:color w:val="auto"/>
                <w:kern w:val="2"/>
                <w:sz w:val="21"/>
                <w:szCs w:val="21"/>
                <w:u w:val="none"/>
                <w:lang w:val="en-US" w:eastAsia="zh-CN" w:bidi="ar-SA"/>
                <w:woUserID w:val="2"/>
              </w:rPr>
              <w:t>Display confirmation pop-ups when performing delete/update operations</w:t>
            </w:r>
          </w:p>
        </w:tc>
        <w:tc>
          <w:tcPr>
            <w:tcW w:w="1409" w:type="dxa"/>
            <w:shd w:val="clear" w:color="auto" w:fill="auto"/>
            <w:vAlign w:val="center"/>
          </w:tcPr>
          <w:p w14:paraId="17C446DE">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35572E5F">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42112336">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40" w:type="dxa"/>
            <w:gridSpan w:val="2"/>
            <w:shd w:val="clear" w:color="auto" w:fill="auto"/>
            <w:vAlign w:val="center"/>
          </w:tcPr>
          <w:p w14:paraId="0445F4A6">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CS26</w:t>
            </w:r>
          </w:p>
        </w:tc>
      </w:tr>
      <w:tr w14:paraId="78270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 w:type="dxa"/>
          <w:trHeight w:val="340" w:hRule="atLeast"/>
          <w:jc w:val="center"/>
        </w:trPr>
        <w:tc>
          <w:tcPr>
            <w:tcW w:w="986" w:type="dxa"/>
            <w:gridSpan w:val="2"/>
            <w:shd w:val="clear" w:color="auto" w:fill="auto"/>
            <w:vAlign w:val="center"/>
          </w:tcPr>
          <w:p w14:paraId="1250B07C">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w:t>
            </w:r>
            <w:r>
              <w:rPr>
                <w:rFonts w:hint="default" w:ascii="Times New Roman" w:hAnsi="Times New Roman" w:eastAsia="宋体" w:cs="Times New Roman"/>
                <w:color w:val="auto"/>
                <w:kern w:val="2"/>
                <w:sz w:val="21"/>
                <w:szCs w:val="21"/>
                <w:highlight w:val="none"/>
                <w:lang w:val="en-US" w:eastAsia="zh-CN"/>
              </w:rPr>
              <w:t>51</w:t>
            </w:r>
          </w:p>
        </w:tc>
        <w:tc>
          <w:tcPr>
            <w:tcW w:w="1398" w:type="dxa"/>
            <w:gridSpan w:val="2"/>
            <w:shd w:val="clear" w:color="auto" w:fill="auto"/>
            <w:vAlign w:val="center"/>
          </w:tcPr>
          <w:p w14:paraId="1090AC38">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i w:val="0"/>
                <w:iCs w:val="0"/>
                <w:color w:val="auto"/>
                <w:kern w:val="2"/>
                <w:sz w:val="21"/>
                <w:szCs w:val="21"/>
                <w:u w:val="none"/>
                <w:lang w:val="en-US" w:eastAsia="zh-CN" w:bidi="ar-SA"/>
                <w:woUserID w:val="2"/>
              </w:rPr>
              <w:t>HTTPS certificate expiration</w:t>
            </w:r>
          </w:p>
        </w:tc>
        <w:tc>
          <w:tcPr>
            <w:tcW w:w="3128" w:type="dxa"/>
            <w:gridSpan w:val="2"/>
            <w:shd w:val="clear" w:color="auto" w:fill="auto"/>
            <w:vAlign w:val="center"/>
          </w:tcPr>
          <w:p w14:paraId="7B10323C">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ins w:id="297" w:author="李雅静" w:date="2025-12-03T16:23:27Z">
              <w:r>
                <w:rPr>
                  <w:rFonts w:hint="default" w:ascii="Times New Roman" w:hAnsi="Times New Roman" w:cs="Times New Roman"/>
                  <w:color w:val="auto"/>
                  <w:kern w:val="2"/>
                  <w:sz w:val="21"/>
                  <w:szCs w:val="21"/>
                  <w:u w:val="none"/>
                  <w:rPrChange w:id="298" w:author="李雅静" w:date="2025-12-03T16:23:27Z">
                    <w:rPr>
                      <w:rFonts w:hint="eastAsia"/>
                    </w:rPr>
                  </w:rPrChange>
                  <w:woUserID w:val="2"/>
                </w:rPr>
                <w:t>Check the validity period of the HTTPS certificate annually to prevent it from expiring.</w:t>
              </w:r>
            </w:ins>
            <w:del w:id="300" w:author="李雅静" w:date="2025-12-03T16:23:27Z">
              <w:r>
                <w:rPr>
                  <w:rFonts w:hint="default" w:ascii="Times New Roman" w:hAnsi="Times New Roman" w:eastAsia="宋体" w:cs="Times New Roman"/>
                  <w:i w:val="0"/>
                  <w:iCs w:val="0"/>
                  <w:color w:val="auto"/>
                  <w:kern w:val="2"/>
                  <w:sz w:val="21"/>
                  <w:szCs w:val="21"/>
                  <w:u w:val="none"/>
                  <w:lang w:val="en-US" w:eastAsia="zh-CN" w:bidi="ar-SA"/>
                  <w:woUserID w:val="2"/>
                </w:rPr>
                <w:delText>When the HTTPS certificate expires, the software's web browser displays an HTTPS certificate expiration warning</w:delText>
              </w:r>
            </w:del>
            <w:bookmarkStart w:id="83" w:name="_GoBack"/>
            <w:bookmarkEnd w:id="83"/>
          </w:p>
        </w:tc>
        <w:tc>
          <w:tcPr>
            <w:tcW w:w="1409" w:type="dxa"/>
            <w:shd w:val="clear" w:color="auto" w:fill="auto"/>
            <w:vAlign w:val="center"/>
          </w:tcPr>
          <w:p w14:paraId="2407026F">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7AEA9733">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788602E9">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40" w:type="dxa"/>
            <w:gridSpan w:val="2"/>
            <w:shd w:val="clear" w:color="auto" w:fill="auto"/>
            <w:vAlign w:val="center"/>
          </w:tcPr>
          <w:p w14:paraId="78A29AC4">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CS27</w:t>
            </w:r>
          </w:p>
        </w:tc>
      </w:tr>
      <w:tr w14:paraId="04030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 w:type="dxa"/>
          <w:trHeight w:val="340" w:hRule="atLeast"/>
          <w:jc w:val="center"/>
        </w:trPr>
        <w:tc>
          <w:tcPr>
            <w:tcW w:w="986" w:type="dxa"/>
            <w:gridSpan w:val="2"/>
            <w:shd w:val="clear" w:color="auto" w:fill="auto"/>
            <w:vAlign w:val="center"/>
          </w:tcPr>
          <w:p w14:paraId="4633047F">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w:t>
            </w:r>
            <w:r>
              <w:rPr>
                <w:rFonts w:hint="default" w:ascii="Times New Roman" w:hAnsi="Times New Roman" w:eastAsia="宋体" w:cs="Times New Roman"/>
                <w:color w:val="auto"/>
                <w:kern w:val="2"/>
                <w:sz w:val="21"/>
                <w:szCs w:val="21"/>
                <w:highlight w:val="none"/>
                <w:lang w:val="en-US" w:eastAsia="zh-CN"/>
              </w:rPr>
              <w:t>52</w:t>
            </w:r>
          </w:p>
        </w:tc>
        <w:tc>
          <w:tcPr>
            <w:tcW w:w="1398" w:type="dxa"/>
            <w:gridSpan w:val="2"/>
            <w:shd w:val="clear" w:color="auto" w:fill="auto"/>
            <w:vAlign w:val="center"/>
          </w:tcPr>
          <w:p w14:paraId="47CC8A76">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i w:val="0"/>
                <w:iCs w:val="0"/>
                <w:color w:val="auto"/>
                <w:kern w:val="2"/>
                <w:sz w:val="21"/>
                <w:szCs w:val="21"/>
                <w:u w:val="none"/>
                <w:lang w:val="en-US" w:eastAsia="zh-CN" w:bidi="ar-SA"/>
                <w:woUserID w:val="2"/>
              </w:rPr>
              <w:t>Client device offline status</w:t>
            </w:r>
          </w:p>
        </w:tc>
        <w:tc>
          <w:tcPr>
            <w:tcW w:w="3128" w:type="dxa"/>
            <w:gridSpan w:val="2"/>
            <w:shd w:val="clear" w:color="auto" w:fill="auto"/>
            <w:vAlign w:val="center"/>
          </w:tcPr>
          <w:p w14:paraId="1101B5C1">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i w:val="0"/>
                <w:iCs w:val="0"/>
                <w:color w:val="auto"/>
                <w:kern w:val="2"/>
                <w:sz w:val="21"/>
                <w:szCs w:val="21"/>
                <w:u w:val="none"/>
                <w:lang w:val="en-US" w:eastAsia="zh" w:bidi="ar-SA"/>
                <w:woUserID w:val="2"/>
              </w:rPr>
              <w:t>The browser shows a "no internet connection" message</w:t>
            </w:r>
          </w:p>
        </w:tc>
        <w:tc>
          <w:tcPr>
            <w:tcW w:w="1409" w:type="dxa"/>
            <w:shd w:val="clear" w:color="auto" w:fill="auto"/>
            <w:vAlign w:val="center"/>
          </w:tcPr>
          <w:p w14:paraId="35E5EA5D">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29A659F9">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6F889007">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40" w:type="dxa"/>
            <w:gridSpan w:val="2"/>
            <w:shd w:val="clear" w:color="auto" w:fill="auto"/>
            <w:vAlign w:val="center"/>
          </w:tcPr>
          <w:p w14:paraId="6E7BCB3E">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CS28</w:t>
            </w:r>
          </w:p>
        </w:tc>
      </w:tr>
      <w:tr w14:paraId="6C5BE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 w:type="dxa"/>
          <w:trHeight w:val="340" w:hRule="atLeast"/>
          <w:jc w:val="center"/>
        </w:trPr>
        <w:tc>
          <w:tcPr>
            <w:tcW w:w="986" w:type="dxa"/>
            <w:gridSpan w:val="2"/>
            <w:shd w:val="clear" w:color="auto" w:fill="auto"/>
            <w:vAlign w:val="center"/>
          </w:tcPr>
          <w:p w14:paraId="0920DA1D">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w:t>
            </w:r>
            <w:r>
              <w:rPr>
                <w:rFonts w:hint="default" w:ascii="Times New Roman" w:hAnsi="Times New Roman" w:eastAsia="宋体" w:cs="Times New Roman"/>
                <w:color w:val="auto"/>
                <w:kern w:val="2"/>
                <w:sz w:val="21"/>
                <w:szCs w:val="21"/>
                <w:highlight w:val="none"/>
                <w:lang w:val="en-US" w:eastAsia="zh-CN"/>
              </w:rPr>
              <w:t>53</w:t>
            </w:r>
          </w:p>
        </w:tc>
        <w:tc>
          <w:tcPr>
            <w:tcW w:w="1398" w:type="dxa"/>
            <w:gridSpan w:val="2"/>
            <w:shd w:val="clear" w:color="auto" w:fill="auto"/>
            <w:vAlign w:val="center"/>
          </w:tcPr>
          <w:p w14:paraId="7BD61A46">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i w:val="0"/>
                <w:iCs w:val="0"/>
                <w:color w:val="auto"/>
                <w:kern w:val="2"/>
                <w:sz w:val="21"/>
                <w:szCs w:val="21"/>
                <w:u w:val="none"/>
                <w:lang w:val="en-US" w:eastAsia="zh-CN" w:bidi="ar-SA"/>
                <w:woUserID w:val="2"/>
              </w:rPr>
              <w:t>Minimum client hardware requirements</w:t>
            </w:r>
          </w:p>
        </w:tc>
        <w:tc>
          <w:tcPr>
            <w:tcW w:w="3128" w:type="dxa"/>
            <w:gridSpan w:val="2"/>
            <w:shd w:val="clear" w:color="auto" w:fill="auto"/>
            <w:vAlign w:val="center"/>
          </w:tcPr>
          <w:p w14:paraId="55ECED2F">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i w:val="0"/>
                <w:iCs w:val="0"/>
                <w:color w:val="auto"/>
                <w:kern w:val="2"/>
                <w:sz w:val="21"/>
                <w:szCs w:val="21"/>
                <w:u w:val="none"/>
                <w:lang w:val="en-US" w:eastAsia="zh-CN" w:bidi="ar-SA"/>
                <w:woUserID w:val="2"/>
              </w:rPr>
              <w:t>The manual specifies minimum client hardware configurations for system operation</w:t>
            </w:r>
          </w:p>
        </w:tc>
        <w:tc>
          <w:tcPr>
            <w:tcW w:w="1409" w:type="dxa"/>
            <w:shd w:val="clear" w:color="auto" w:fill="auto"/>
            <w:vAlign w:val="center"/>
          </w:tcPr>
          <w:p w14:paraId="172C7B6C">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475368A7">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6A4F3C02">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40" w:type="dxa"/>
            <w:gridSpan w:val="2"/>
            <w:shd w:val="clear" w:color="auto" w:fill="auto"/>
            <w:vAlign w:val="center"/>
          </w:tcPr>
          <w:p w14:paraId="2D887699">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CS29</w:t>
            </w:r>
          </w:p>
        </w:tc>
      </w:tr>
      <w:tr w14:paraId="09CC7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 w:type="dxa"/>
          <w:trHeight w:val="340" w:hRule="atLeast"/>
          <w:jc w:val="center"/>
        </w:trPr>
        <w:tc>
          <w:tcPr>
            <w:tcW w:w="986" w:type="dxa"/>
            <w:gridSpan w:val="2"/>
            <w:shd w:val="clear" w:color="auto" w:fill="auto"/>
            <w:vAlign w:val="center"/>
          </w:tcPr>
          <w:p w14:paraId="7F2BD41C">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w:t>
            </w:r>
            <w:r>
              <w:rPr>
                <w:rFonts w:hint="default" w:ascii="Times New Roman" w:hAnsi="Times New Roman" w:eastAsia="宋体" w:cs="Times New Roman"/>
                <w:color w:val="auto"/>
                <w:kern w:val="2"/>
                <w:sz w:val="21"/>
                <w:szCs w:val="21"/>
                <w:highlight w:val="none"/>
                <w:lang w:val="en-US" w:eastAsia="zh-CN"/>
              </w:rPr>
              <w:t>54</w:t>
            </w:r>
          </w:p>
        </w:tc>
        <w:tc>
          <w:tcPr>
            <w:tcW w:w="1398" w:type="dxa"/>
            <w:gridSpan w:val="2"/>
            <w:shd w:val="clear" w:color="auto" w:fill="auto"/>
            <w:vAlign w:val="center"/>
          </w:tcPr>
          <w:p w14:paraId="63669280">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i w:val="0"/>
                <w:iCs w:val="0"/>
                <w:color w:val="auto"/>
                <w:kern w:val="2"/>
                <w:sz w:val="21"/>
                <w:szCs w:val="21"/>
                <w:u w:val="none"/>
                <w:lang w:val="en-US" w:eastAsia="zh-CN" w:bidi="ar-SA"/>
                <w:woUserID w:val="2"/>
              </w:rPr>
              <w:t>Excessive database records</w:t>
            </w:r>
          </w:p>
        </w:tc>
        <w:tc>
          <w:tcPr>
            <w:tcW w:w="3128" w:type="dxa"/>
            <w:gridSpan w:val="2"/>
            <w:shd w:val="clear" w:color="auto" w:fill="auto"/>
            <w:vAlign w:val="center"/>
          </w:tcPr>
          <w:p w14:paraId="01810638">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i w:val="0"/>
                <w:iCs w:val="0"/>
                <w:color w:val="auto"/>
                <w:kern w:val="2"/>
                <w:sz w:val="21"/>
                <w:szCs w:val="21"/>
                <w:u w:val="none"/>
                <w:lang w:val="en-US" w:eastAsia="zh" w:bidi="ar-SA"/>
                <w:woUserID w:val="2"/>
              </w:rPr>
              <w:t>Upgrade database server hardware resources</w:t>
            </w:r>
          </w:p>
        </w:tc>
        <w:tc>
          <w:tcPr>
            <w:tcW w:w="1409" w:type="dxa"/>
            <w:shd w:val="clear" w:color="auto" w:fill="auto"/>
            <w:vAlign w:val="center"/>
          </w:tcPr>
          <w:p w14:paraId="474F0C18">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2404B83A">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434A58A5">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40" w:type="dxa"/>
            <w:gridSpan w:val="2"/>
            <w:shd w:val="clear" w:color="auto" w:fill="auto"/>
            <w:vAlign w:val="center"/>
          </w:tcPr>
          <w:p w14:paraId="5A852CF3">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CS30</w:t>
            </w:r>
          </w:p>
        </w:tc>
      </w:tr>
      <w:tr w14:paraId="23F31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 w:type="dxa"/>
          <w:trHeight w:val="340" w:hRule="atLeast"/>
          <w:jc w:val="center"/>
        </w:trPr>
        <w:tc>
          <w:tcPr>
            <w:tcW w:w="986" w:type="dxa"/>
            <w:gridSpan w:val="2"/>
            <w:shd w:val="clear" w:color="auto" w:fill="auto"/>
            <w:vAlign w:val="center"/>
          </w:tcPr>
          <w:p w14:paraId="3FC55305">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w:t>
            </w:r>
            <w:r>
              <w:rPr>
                <w:rFonts w:hint="default" w:ascii="Times New Roman" w:hAnsi="Times New Roman" w:eastAsia="宋体" w:cs="Times New Roman"/>
                <w:color w:val="auto"/>
                <w:kern w:val="2"/>
                <w:sz w:val="21"/>
                <w:szCs w:val="21"/>
                <w:highlight w:val="none"/>
                <w:lang w:val="en-US" w:eastAsia="zh-CN"/>
              </w:rPr>
              <w:t>55</w:t>
            </w:r>
          </w:p>
        </w:tc>
        <w:tc>
          <w:tcPr>
            <w:tcW w:w="1398" w:type="dxa"/>
            <w:gridSpan w:val="2"/>
            <w:shd w:val="clear" w:color="auto" w:fill="auto"/>
            <w:vAlign w:val="center"/>
          </w:tcPr>
          <w:p w14:paraId="6619F64F">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i w:val="0"/>
                <w:iCs w:val="0"/>
                <w:color w:val="auto"/>
                <w:kern w:val="2"/>
                <w:sz w:val="21"/>
                <w:szCs w:val="21"/>
                <w:u w:val="none"/>
                <w:lang w:val="en-US" w:eastAsia="zh-CN" w:bidi="ar-SA"/>
                <w:woUserID w:val="2"/>
              </w:rPr>
              <w:t>Patient</w:t>
            </w:r>
            <w:r>
              <w:rPr>
                <w:rFonts w:hint="default" w:ascii="Times New Roman" w:hAnsi="Times New Roman" w:cs="Times New Roman"/>
                <w:i w:val="0"/>
                <w:iCs w:val="0"/>
                <w:color w:val="auto"/>
                <w:kern w:val="2"/>
                <w:sz w:val="21"/>
                <w:szCs w:val="21"/>
                <w:u w:val="none"/>
                <w:lang w:val="en-US" w:eastAsia="zh" w:bidi="ar-SA"/>
                <w:woUserID w:val="2"/>
              </w:rPr>
              <w:t>-</w:t>
            </w:r>
            <w:r>
              <w:rPr>
                <w:rFonts w:hint="default" w:ascii="Times New Roman" w:hAnsi="Times New Roman" w:eastAsia="宋体" w:cs="Times New Roman"/>
                <w:i w:val="0"/>
                <w:iCs w:val="0"/>
                <w:color w:val="auto"/>
                <w:kern w:val="2"/>
                <w:sz w:val="21"/>
                <w:szCs w:val="21"/>
                <w:u w:val="none"/>
                <w:lang w:val="en-US" w:eastAsia="zh-CN" w:bidi="ar-SA"/>
                <w:woUserID w:val="2"/>
              </w:rPr>
              <w:t>device SN binding</w:t>
            </w:r>
          </w:p>
        </w:tc>
        <w:tc>
          <w:tcPr>
            <w:tcW w:w="3128" w:type="dxa"/>
            <w:gridSpan w:val="2"/>
            <w:shd w:val="clear" w:color="auto" w:fill="auto"/>
            <w:vAlign w:val="center"/>
          </w:tcPr>
          <w:p w14:paraId="7D8E5E24">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i w:val="0"/>
                <w:iCs w:val="0"/>
                <w:color w:val="auto"/>
                <w:kern w:val="2"/>
                <w:sz w:val="21"/>
                <w:szCs w:val="21"/>
                <w:u w:val="none"/>
                <w:lang w:val="en-US" w:eastAsia="zh" w:bidi="ar-SA"/>
                <w:woUserID w:val="2"/>
              </w:rPr>
              <w:t>Only device SN not associated with patients can be bound.</w:t>
            </w:r>
          </w:p>
        </w:tc>
        <w:tc>
          <w:tcPr>
            <w:tcW w:w="1409" w:type="dxa"/>
            <w:shd w:val="clear" w:color="auto" w:fill="auto"/>
            <w:vAlign w:val="center"/>
          </w:tcPr>
          <w:p w14:paraId="3AE0EF30">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lang w:val="en-US" w:eastAsia="zh" w:bidi="ar-SA"/>
                <w:woUserID w:val="2"/>
              </w:rPr>
              <w:t>Adjust the binding logic</w:t>
            </w:r>
          </w:p>
        </w:tc>
        <w:tc>
          <w:tcPr>
            <w:tcW w:w="787" w:type="dxa"/>
            <w:shd w:val="clear" w:color="auto" w:fill="auto"/>
            <w:vAlign w:val="center"/>
          </w:tcPr>
          <w:p w14:paraId="028F1205">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woUserID w:val="1"/>
              </w:rPr>
            </w:pPr>
            <w:r>
              <w:rPr>
                <w:rFonts w:hint="default" w:ascii="Times New Roman" w:hAnsi="Times New Roman" w:cs="Times New Roman"/>
                <w:color w:val="auto"/>
                <w:kern w:val="2"/>
                <w:sz w:val="21"/>
                <w:szCs w:val="21"/>
                <w:lang w:val="en-US" w:eastAsia="zh" w:bidi="ar-SA"/>
                <w:woUserID w:val="2"/>
              </w:rPr>
              <w:t xml:space="preserve">Major </w:t>
            </w:r>
            <w:r>
              <w:rPr>
                <w:rFonts w:hint="default" w:ascii="Times New Roman" w:hAnsi="Times New Roman" w:eastAsia="宋体" w:cs="Times New Roman"/>
                <w:color w:val="auto"/>
                <w:kern w:val="2"/>
                <w:sz w:val="21"/>
                <w:szCs w:val="21"/>
                <w:lang w:val="en-US" w:eastAsia="zh-CN" w:bidi="ar-SA"/>
                <w:woUserID w:val="2"/>
              </w:rPr>
              <w:t>version</w:t>
            </w:r>
            <w:r>
              <w:rPr>
                <w:rFonts w:hint="default" w:ascii="Times New Roman" w:hAnsi="Times New Roman" w:cs="Times New Roman"/>
                <w:color w:val="auto"/>
                <w:kern w:val="2"/>
                <w:sz w:val="21"/>
                <w:szCs w:val="21"/>
                <w:lang w:val="en-US" w:eastAsia="zh" w:bidi="ar-SA"/>
                <w:woUserID w:val="2"/>
              </w:rPr>
              <w:t xml:space="preserve"> X</w:t>
            </w:r>
            <w:r>
              <w:rPr>
                <w:rFonts w:hint="default" w:ascii="Times New Roman" w:hAnsi="Times New Roman" w:eastAsia="宋体" w:cs="Times New Roman"/>
                <w:color w:val="auto"/>
                <w:kern w:val="2"/>
                <w:sz w:val="21"/>
                <w:szCs w:val="21"/>
                <w:lang w:val="en-US" w:eastAsia="zh-CN" w:bidi="ar-SA"/>
                <w:woUserID w:val="2"/>
              </w:rPr>
              <w:t>(significant enhancement)</w:t>
            </w:r>
          </w:p>
        </w:tc>
        <w:tc>
          <w:tcPr>
            <w:tcW w:w="1007" w:type="dxa"/>
            <w:shd w:val="clear" w:color="auto" w:fill="auto"/>
            <w:vAlign w:val="center"/>
          </w:tcPr>
          <w:p w14:paraId="2E047E48">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woUserID w:val="1"/>
              </w:rPr>
            </w:pPr>
            <w:ins w:id="301" w:author="李雅静" w:date="2025-11-20T11:26:58Z">
              <w:r>
                <w:rPr>
                  <w:rFonts w:hint="default" w:ascii="Times New Roman" w:hAnsi="Times New Roman" w:eastAsia="宋体" w:cs="Times New Roman"/>
                  <w:color w:val="auto"/>
                  <w:kern w:val="2"/>
                  <w:sz w:val="21"/>
                  <w:szCs w:val="21"/>
                  <w:highlight w:val="none"/>
                  <w:lang w:val="en-US" w:eastAsia="zh-CN" w:bidi="ar-SA"/>
                </w:rPr>
                <w:t>/</w:t>
              </w:r>
            </w:ins>
            <w:del w:id="302" w:author="李雅静" w:date="2025-11-27T10:23:59Z">
              <w:r>
                <w:rPr>
                  <w:rFonts w:hint="default" w:ascii="Times New Roman" w:hAnsi="Times New Roman" w:cs="Times New Roman"/>
                  <w:color w:val="auto"/>
                  <w:kern w:val="2"/>
                  <w:sz w:val="21"/>
                  <w:szCs w:val="21"/>
                  <w:lang w:val="en-US" w:eastAsia="zh" w:bidi="ar-SA"/>
                  <w:woUserID w:val="2"/>
                </w:rPr>
                <w:delText>No</w:delText>
              </w:r>
            </w:del>
          </w:p>
        </w:tc>
        <w:tc>
          <w:tcPr>
            <w:tcW w:w="1240" w:type="dxa"/>
            <w:gridSpan w:val="2"/>
            <w:shd w:val="clear" w:color="auto" w:fill="auto"/>
            <w:vAlign w:val="center"/>
          </w:tcPr>
          <w:p w14:paraId="3A0C233A">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CS31</w:t>
            </w:r>
          </w:p>
        </w:tc>
      </w:tr>
    </w:tbl>
    <w:p w14:paraId="1E394A6B">
      <w:pPr>
        <w:rPr>
          <w:rFonts w:ascii="Times New Roman" w:hAnsi="Times New Roman" w:eastAsia="宋体"/>
          <w:highlight w:val="none"/>
        </w:rPr>
      </w:pPr>
    </w:p>
    <w:p w14:paraId="1F2CB43B">
      <w:pPr>
        <w:pStyle w:val="2"/>
        <w:rPr>
          <w:rFonts w:hint="eastAsia" w:ascii="Times New Roman" w:hAnsi="Times New Roman" w:eastAsia="宋体"/>
          <w:color w:val="auto"/>
          <w:highlight w:val="none"/>
        </w:rPr>
      </w:pPr>
      <w:bookmarkStart w:id="75" w:name="_Toc32273"/>
      <w:bookmarkStart w:id="76" w:name="_Toc18391"/>
      <w:r>
        <w:rPr>
          <w:rFonts w:hint="eastAsia" w:ascii="Times New Roman" w:hAnsi="Times New Roman" w:eastAsia="宋体"/>
          <w:color w:val="auto"/>
          <w:highlight w:val="none"/>
        </w:rPr>
        <w:t>Requirements of regulations and standards</w:t>
      </w:r>
      <w:bookmarkEnd w:id="75"/>
      <w:bookmarkEnd w:id="76"/>
    </w:p>
    <w:tbl>
      <w:tblPr>
        <w:tblStyle w:val="2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37"/>
        <w:gridCol w:w="9031"/>
      </w:tblGrid>
      <w:tr w14:paraId="1D03F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4F4D300D">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s="宋体"/>
                <w:b/>
                <w:bCs/>
                <w:kern w:val="2"/>
                <w:sz w:val="21"/>
                <w:szCs w:val="21"/>
              </w:rPr>
            </w:pPr>
            <w:r>
              <w:rPr>
                <w:rFonts w:hint="default" w:ascii="Times New Roman" w:hAnsi="Times New Roman" w:cs="Times New Roman" w:eastAsiaTheme="minorEastAsia"/>
                <w:b/>
                <w:bCs/>
                <w:color w:val="auto"/>
                <w:sz w:val="21"/>
                <w:szCs w:val="21"/>
              </w:rPr>
              <w:t>SN</w:t>
            </w:r>
          </w:p>
        </w:tc>
        <w:tc>
          <w:tcPr>
            <w:tcW w:w="9031" w:type="dxa"/>
            <w:tcBorders>
              <w:top w:val="single" w:color="auto" w:sz="4" w:space="0"/>
              <w:left w:val="nil"/>
              <w:bottom w:val="single" w:color="auto" w:sz="4" w:space="0"/>
              <w:right w:val="single" w:color="auto" w:sz="4" w:space="0"/>
            </w:tcBorders>
            <w:noWrap w:val="0"/>
            <w:vAlign w:val="center"/>
          </w:tcPr>
          <w:p w14:paraId="1E944846">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s="宋体"/>
                <w:b/>
                <w:bCs/>
                <w:kern w:val="2"/>
                <w:sz w:val="21"/>
                <w:szCs w:val="21"/>
              </w:rPr>
            </w:pPr>
            <w:r>
              <w:rPr>
                <w:rFonts w:hint="default" w:ascii="Times New Roman" w:hAnsi="Times New Roman" w:cs="Times New Roman" w:eastAsiaTheme="minorEastAsia"/>
                <w:b/>
                <w:bCs/>
                <w:color w:val="auto"/>
                <w:sz w:val="21"/>
                <w:szCs w:val="21"/>
              </w:rPr>
              <w:t>Statute name</w:t>
            </w:r>
          </w:p>
        </w:tc>
      </w:tr>
      <w:tr w14:paraId="67C0B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nil"/>
              <w:left w:val="single" w:color="auto" w:sz="4" w:space="0"/>
              <w:bottom w:val="single" w:color="auto" w:sz="4" w:space="0"/>
              <w:right w:val="single" w:color="auto" w:sz="4" w:space="0"/>
            </w:tcBorders>
            <w:noWrap/>
            <w:vAlign w:val="center"/>
          </w:tcPr>
          <w:p w14:paraId="35B47563">
            <w:pPr>
              <w:keepNext w:val="0"/>
              <w:keepLines w:val="0"/>
              <w:widowControl/>
              <w:numPr>
                <w:ilvl w:val="0"/>
                <w:numId w:val="5"/>
              </w:numPr>
              <w:suppressLineNumbers w:val="0"/>
              <w:spacing w:before="0" w:beforeAutospacing="0" w:after="0" w:afterAutospacing="0"/>
              <w:ind w:left="425" w:right="0" w:hanging="425"/>
              <w:jc w:val="center"/>
              <w:rPr>
                <w:rFonts w:hint="eastAsia" w:ascii="Times New Roman" w:hAnsi="Times New Roman" w:eastAsia="宋体" w:cs="宋体"/>
                <w:kern w:val="2"/>
                <w:sz w:val="21"/>
                <w:szCs w:val="21"/>
              </w:rPr>
            </w:pPr>
          </w:p>
        </w:tc>
        <w:tc>
          <w:tcPr>
            <w:tcW w:w="9031" w:type="dxa"/>
            <w:tcBorders>
              <w:top w:val="nil"/>
              <w:left w:val="nil"/>
              <w:bottom w:val="single" w:color="auto" w:sz="4" w:space="0"/>
              <w:right w:val="single" w:color="auto" w:sz="4" w:space="0"/>
            </w:tcBorders>
            <w:noWrap w:val="0"/>
            <w:vAlign w:val="center"/>
          </w:tcPr>
          <w:p w14:paraId="2C88DF8B">
            <w:pPr>
              <w:keepNext w:val="0"/>
              <w:keepLines w:val="0"/>
              <w:widowControl w:val="0"/>
              <w:suppressLineNumbers w:val="0"/>
              <w:spacing w:before="0" w:beforeAutospacing="0" w:after="0" w:afterAutospacing="0"/>
              <w:ind w:left="0" w:right="0"/>
              <w:jc w:val="both"/>
              <w:rPr>
                <w:rFonts w:hint="eastAsia" w:ascii="Times New Roman" w:hAnsi="Times New Roman" w:eastAsia="宋体" w:cs="宋体"/>
                <w:color w:val="000000"/>
                <w:kern w:val="2"/>
                <w:sz w:val="21"/>
                <w:szCs w:val="21"/>
                <w:lang w:bidi="ar"/>
              </w:rPr>
            </w:pPr>
            <w:r>
              <w:rPr>
                <w:rFonts w:hint="eastAsia" w:ascii="Times New Roman" w:hAnsi="Times New Roman" w:eastAsia="宋体" w:cs="宋体"/>
                <w:color w:val="000000"/>
                <w:kern w:val="2"/>
                <w:sz w:val="21"/>
                <w:szCs w:val="21"/>
                <w:lang w:val="en-US" w:eastAsia="zh-CN" w:bidi="ar"/>
              </w:rPr>
              <w:t>ISO /IEC 25051: 2014 ,Software engineering-Systems and software Quality Requirements and Evaluation CSQuaRE) Requirements for quality of Ready to Use Software Product CRUSP) and instructions for testing , MOD)</w:t>
            </w:r>
          </w:p>
        </w:tc>
      </w:tr>
      <w:tr w14:paraId="2FF455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nil"/>
              <w:left w:val="single" w:color="auto" w:sz="4" w:space="0"/>
              <w:bottom w:val="single" w:color="auto" w:sz="4" w:space="0"/>
              <w:right w:val="single" w:color="auto" w:sz="4" w:space="0"/>
            </w:tcBorders>
            <w:noWrap/>
            <w:vAlign w:val="center"/>
          </w:tcPr>
          <w:p w14:paraId="72674ACD">
            <w:pPr>
              <w:keepNext w:val="0"/>
              <w:keepLines w:val="0"/>
              <w:widowControl/>
              <w:numPr>
                <w:ilvl w:val="0"/>
                <w:numId w:val="5"/>
              </w:numPr>
              <w:suppressLineNumbers w:val="0"/>
              <w:spacing w:before="0" w:beforeAutospacing="0" w:after="0" w:afterAutospacing="0"/>
              <w:ind w:left="425" w:right="0" w:hanging="425"/>
              <w:jc w:val="center"/>
              <w:rPr>
                <w:rFonts w:hint="eastAsia" w:ascii="Times New Roman" w:hAnsi="Times New Roman" w:eastAsia="宋体" w:cs="宋体"/>
                <w:kern w:val="2"/>
                <w:sz w:val="21"/>
                <w:szCs w:val="21"/>
              </w:rPr>
            </w:pPr>
          </w:p>
        </w:tc>
        <w:tc>
          <w:tcPr>
            <w:tcW w:w="9031" w:type="dxa"/>
            <w:tcBorders>
              <w:top w:val="nil"/>
              <w:left w:val="nil"/>
              <w:bottom w:val="single" w:color="auto" w:sz="4" w:space="0"/>
              <w:right w:val="single" w:color="auto" w:sz="4" w:space="0"/>
            </w:tcBorders>
            <w:noWrap w:val="0"/>
            <w:vAlign w:val="center"/>
          </w:tcPr>
          <w:p w14:paraId="298ACA23">
            <w:pPr>
              <w:keepNext w:val="0"/>
              <w:keepLines w:val="0"/>
              <w:widowControl w:val="0"/>
              <w:suppressLineNumbers w:val="0"/>
              <w:spacing w:before="0" w:beforeAutospacing="0" w:after="0" w:afterAutospacing="0"/>
              <w:ind w:left="0" w:right="0"/>
              <w:jc w:val="both"/>
              <w:rPr>
                <w:rFonts w:hint="eastAsia" w:ascii="Times New Roman" w:hAnsi="Times New Roman" w:eastAsia="宋体" w:cs="宋体"/>
                <w:color w:val="000000"/>
                <w:kern w:val="2"/>
                <w:sz w:val="21"/>
                <w:szCs w:val="21"/>
                <w:lang w:bidi="ar"/>
              </w:rPr>
            </w:pPr>
            <w:r>
              <w:rPr>
                <w:rFonts w:hint="eastAsia" w:ascii="Times New Roman" w:hAnsi="Times New Roman" w:eastAsia="宋体" w:cs="宋体"/>
                <w:i w:val="0"/>
                <w:iCs w:val="0"/>
                <w:color w:val="000000"/>
                <w:kern w:val="2"/>
                <w:sz w:val="21"/>
                <w:szCs w:val="21"/>
                <w:lang w:val="en-US" w:eastAsia="zh-CN" w:bidi="ar"/>
              </w:rPr>
              <w:t>Regulation（EU）2017/745 Medical Device Regulation</w:t>
            </w:r>
          </w:p>
        </w:tc>
      </w:tr>
      <w:tr w14:paraId="3D193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nil"/>
              <w:left w:val="single" w:color="auto" w:sz="4" w:space="0"/>
              <w:bottom w:val="single" w:color="auto" w:sz="4" w:space="0"/>
              <w:right w:val="single" w:color="auto" w:sz="4" w:space="0"/>
            </w:tcBorders>
            <w:noWrap/>
            <w:vAlign w:val="center"/>
          </w:tcPr>
          <w:p w14:paraId="1DA07C24">
            <w:pPr>
              <w:keepNext w:val="0"/>
              <w:keepLines w:val="0"/>
              <w:widowControl/>
              <w:numPr>
                <w:ilvl w:val="0"/>
                <w:numId w:val="5"/>
              </w:numPr>
              <w:suppressLineNumbers w:val="0"/>
              <w:spacing w:before="0" w:beforeAutospacing="0" w:after="0" w:afterAutospacing="0"/>
              <w:ind w:left="425" w:right="0" w:hanging="425"/>
              <w:jc w:val="center"/>
              <w:rPr>
                <w:rFonts w:hint="eastAsia" w:ascii="Times New Roman" w:hAnsi="Times New Roman" w:eastAsia="宋体" w:cs="宋体"/>
                <w:kern w:val="2"/>
                <w:sz w:val="21"/>
                <w:szCs w:val="21"/>
              </w:rPr>
            </w:pPr>
          </w:p>
        </w:tc>
        <w:tc>
          <w:tcPr>
            <w:tcW w:w="9031" w:type="dxa"/>
            <w:tcBorders>
              <w:top w:val="nil"/>
              <w:left w:val="nil"/>
              <w:bottom w:val="single" w:color="auto" w:sz="4" w:space="0"/>
              <w:right w:val="single" w:color="auto" w:sz="4" w:space="0"/>
            </w:tcBorders>
            <w:noWrap w:val="0"/>
            <w:vAlign w:val="center"/>
          </w:tcPr>
          <w:p w14:paraId="12EC3C10">
            <w:pPr>
              <w:keepNext w:val="0"/>
              <w:keepLines w:val="0"/>
              <w:widowControl w:val="0"/>
              <w:suppressLineNumbers w:val="0"/>
              <w:spacing w:before="0" w:beforeAutospacing="0" w:after="0" w:afterAutospacing="0"/>
              <w:ind w:left="0" w:right="0"/>
              <w:jc w:val="both"/>
              <w:rPr>
                <w:rFonts w:hint="eastAsia" w:ascii="Times New Roman" w:hAnsi="Times New Roman" w:eastAsia="宋体" w:cs="宋体"/>
                <w:color w:val="000000"/>
                <w:kern w:val="2"/>
                <w:sz w:val="21"/>
                <w:szCs w:val="21"/>
                <w:lang w:bidi="ar"/>
              </w:rPr>
            </w:pPr>
            <w:r>
              <w:rPr>
                <w:rFonts w:hint="eastAsia" w:ascii="Times New Roman" w:hAnsi="Times New Roman" w:eastAsia="宋体" w:cs="宋体"/>
                <w:i w:val="0"/>
                <w:iCs w:val="0"/>
                <w:color w:val="000000"/>
                <w:kern w:val="2"/>
                <w:sz w:val="21"/>
                <w:szCs w:val="21"/>
                <w:lang w:val="en-US" w:eastAsia="zh-CN" w:bidi="ar"/>
              </w:rPr>
              <w:t>MDCG 2020-13 Clinical evaluation assessment report template</w:t>
            </w:r>
          </w:p>
        </w:tc>
      </w:tr>
      <w:tr w14:paraId="6A22F4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nil"/>
              <w:left w:val="single" w:color="auto" w:sz="4" w:space="0"/>
              <w:bottom w:val="single" w:color="auto" w:sz="4" w:space="0"/>
              <w:right w:val="single" w:color="auto" w:sz="4" w:space="0"/>
            </w:tcBorders>
            <w:noWrap/>
            <w:vAlign w:val="center"/>
          </w:tcPr>
          <w:p w14:paraId="12B21312">
            <w:pPr>
              <w:keepNext w:val="0"/>
              <w:keepLines w:val="0"/>
              <w:widowControl/>
              <w:numPr>
                <w:ilvl w:val="0"/>
                <w:numId w:val="5"/>
              </w:numPr>
              <w:suppressLineNumbers w:val="0"/>
              <w:spacing w:before="0" w:beforeAutospacing="0" w:after="0" w:afterAutospacing="0"/>
              <w:ind w:left="425" w:right="0" w:hanging="425"/>
              <w:jc w:val="center"/>
              <w:rPr>
                <w:rFonts w:hint="eastAsia" w:ascii="Times New Roman" w:hAnsi="Times New Roman" w:eastAsia="宋体" w:cs="宋体"/>
                <w:kern w:val="2"/>
                <w:sz w:val="21"/>
                <w:szCs w:val="21"/>
              </w:rPr>
            </w:pPr>
          </w:p>
        </w:tc>
        <w:tc>
          <w:tcPr>
            <w:tcW w:w="9031" w:type="dxa"/>
            <w:tcBorders>
              <w:top w:val="nil"/>
              <w:left w:val="nil"/>
              <w:bottom w:val="single" w:color="auto" w:sz="4" w:space="0"/>
              <w:right w:val="single" w:color="auto" w:sz="4" w:space="0"/>
            </w:tcBorders>
            <w:noWrap w:val="0"/>
            <w:vAlign w:val="center"/>
          </w:tcPr>
          <w:p w14:paraId="300D9A87">
            <w:pPr>
              <w:keepNext w:val="0"/>
              <w:keepLines w:val="0"/>
              <w:widowControl w:val="0"/>
              <w:suppressLineNumbers w:val="0"/>
              <w:spacing w:before="0" w:beforeAutospacing="0" w:after="0" w:afterAutospacing="0"/>
              <w:ind w:left="0" w:right="0"/>
              <w:jc w:val="both"/>
              <w:rPr>
                <w:rFonts w:hint="eastAsia" w:ascii="Times New Roman" w:hAnsi="Times New Roman" w:eastAsia="宋体" w:cs="宋体"/>
                <w:color w:val="000000"/>
                <w:kern w:val="2"/>
                <w:sz w:val="21"/>
                <w:szCs w:val="21"/>
                <w:lang w:bidi="ar"/>
              </w:rPr>
            </w:pPr>
            <w:r>
              <w:rPr>
                <w:rFonts w:hint="eastAsia" w:ascii="Times New Roman" w:hAnsi="Times New Roman" w:eastAsia="宋体" w:cs="宋体"/>
                <w:i w:val="0"/>
                <w:iCs w:val="0"/>
                <w:color w:val="000000"/>
                <w:kern w:val="2"/>
                <w:sz w:val="21"/>
                <w:szCs w:val="21"/>
                <w:lang w:val="en-US" w:eastAsia="zh-CN" w:bidi="ar"/>
              </w:rPr>
              <w:t>MDCG 2020-5 Guidance on Clinical Evaluation</w:t>
            </w:r>
          </w:p>
        </w:tc>
      </w:tr>
      <w:tr w14:paraId="3CFCCF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2208EA0C">
            <w:pPr>
              <w:keepNext w:val="0"/>
              <w:keepLines w:val="0"/>
              <w:widowControl/>
              <w:numPr>
                <w:ilvl w:val="0"/>
                <w:numId w:val="5"/>
              </w:numPr>
              <w:suppressLineNumbers w:val="0"/>
              <w:spacing w:before="0" w:beforeAutospacing="0" w:after="0" w:afterAutospacing="0"/>
              <w:ind w:left="425" w:right="0" w:hanging="425"/>
              <w:jc w:val="center"/>
              <w:rPr>
                <w:rFonts w:hint="eastAsia" w:ascii="Times New Roman" w:hAnsi="Times New Roman" w:eastAsia="宋体" w:cs="宋体"/>
                <w:kern w:val="2"/>
                <w:sz w:val="21"/>
                <w:szCs w:val="21"/>
              </w:rPr>
            </w:pPr>
          </w:p>
        </w:tc>
        <w:tc>
          <w:tcPr>
            <w:tcW w:w="9031" w:type="dxa"/>
            <w:tcBorders>
              <w:top w:val="single" w:color="auto" w:sz="4" w:space="0"/>
              <w:left w:val="nil"/>
              <w:bottom w:val="single" w:color="auto" w:sz="4" w:space="0"/>
              <w:right w:val="single" w:color="auto" w:sz="4" w:space="0"/>
            </w:tcBorders>
            <w:noWrap w:val="0"/>
            <w:vAlign w:val="center"/>
          </w:tcPr>
          <w:p w14:paraId="28409C35">
            <w:pPr>
              <w:keepNext w:val="0"/>
              <w:keepLines w:val="0"/>
              <w:widowControl w:val="0"/>
              <w:suppressLineNumbers w:val="0"/>
              <w:spacing w:before="0" w:beforeAutospacing="0" w:after="0" w:afterAutospacing="0"/>
              <w:ind w:left="0" w:right="0"/>
              <w:jc w:val="both"/>
              <w:rPr>
                <w:rFonts w:hint="eastAsia" w:ascii="Times New Roman" w:hAnsi="Times New Roman" w:eastAsia="宋体" w:cs="宋体"/>
                <w:i w:val="0"/>
                <w:iCs w:val="0"/>
                <w:color w:val="000000"/>
                <w:kern w:val="2"/>
                <w:sz w:val="21"/>
                <w:szCs w:val="21"/>
                <w:lang w:bidi="ar"/>
              </w:rPr>
            </w:pPr>
            <w:r>
              <w:rPr>
                <w:rFonts w:hint="eastAsia" w:ascii="Times New Roman" w:hAnsi="Times New Roman" w:eastAsia="宋体" w:cs="宋体"/>
                <w:i w:val="0"/>
                <w:iCs w:val="0"/>
                <w:color w:val="000000"/>
                <w:kern w:val="2"/>
                <w:sz w:val="21"/>
                <w:szCs w:val="21"/>
                <w:lang w:val="en-US" w:eastAsia="zh-CN" w:bidi="ar"/>
              </w:rPr>
              <w:t>MDCG 2020-10/2 Guidance on safety reporting in clinical investigations</w:t>
            </w:r>
          </w:p>
          <w:p w14:paraId="79FAD015">
            <w:pPr>
              <w:keepNext w:val="0"/>
              <w:keepLines w:val="0"/>
              <w:widowControl w:val="0"/>
              <w:suppressLineNumbers w:val="0"/>
              <w:spacing w:before="0" w:beforeAutospacing="0" w:after="0" w:afterAutospacing="0"/>
              <w:ind w:left="0" w:right="0"/>
              <w:jc w:val="both"/>
              <w:rPr>
                <w:rFonts w:hint="eastAsia" w:ascii="Times New Roman" w:hAnsi="Times New Roman" w:eastAsia="宋体" w:cs="宋体"/>
                <w:color w:val="000000"/>
                <w:kern w:val="2"/>
                <w:sz w:val="21"/>
                <w:szCs w:val="21"/>
                <w:lang w:bidi="ar"/>
              </w:rPr>
            </w:pPr>
            <w:r>
              <w:rPr>
                <w:rFonts w:hint="eastAsia" w:ascii="Times New Roman" w:hAnsi="Times New Roman" w:eastAsia="宋体" w:cs="宋体"/>
                <w:i w:val="0"/>
                <w:iCs w:val="0"/>
                <w:color w:val="000000"/>
                <w:kern w:val="2"/>
                <w:sz w:val="21"/>
                <w:szCs w:val="21"/>
                <w:lang w:val="en-US" w:eastAsia="zh-CN" w:bidi="ar"/>
              </w:rPr>
              <w:t>Appendix: Clinical investigation summary safety report form</w:t>
            </w:r>
          </w:p>
        </w:tc>
      </w:tr>
      <w:tr w14:paraId="7E75FB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73BFE7E9">
            <w:pPr>
              <w:keepNext w:val="0"/>
              <w:keepLines w:val="0"/>
              <w:widowControl/>
              <w:numPr>
                <w:ilvl w:val="0"/>
                <w:numId w:val="5"/>
              </w:numPr>
              <w:suppressLineNumbers w:val="0"/>
              <w:spacing w:before="0" w:beforeAutospacing="0" w:after="0" w:afterAutospacing="0"/>
              <w:ind w:left="425" w:right="0" w:hanging="425"/>
              <w:jc w:val="center"/>
              <w:rPr>
                <w:rFonts w:hint="eastAsia" w:ascii="Times New Roman" w:hAnsi="Times New Roman" w:eastAsia="宋体" w:cs="宋体"/>
                <w:kern w:val="2"/>
                <w:sz w:val="21"/>
                <w:szCs w:val="21"/>
              </w:rPr>
            </w:pPr>
          </w:p>
        </w:tc>
        <w:tc>
          <w:tcPr>
            <w:tcW w:w="9031" w:type="dxa"/>
            <w:tcBorders>
              <w:top w:val="single" w:color="auto" w:sz="4" w:space="0"/>
              <w:left w:val="nil"/>
              <w:bottom w:val="single" w:color="auto" w:sz="4" w:space="0"/>
              <w:right w:val="single" w:color="auto" w:sz="4" w:space="0"/>
            </w:tcBorders>
            <w:noWrap w:val="0"/>
            <w:vAlign w:val="center"/>
          </w:tcPr>
          <w:p w14:paraId="79061BE3">
            <w:pPr>
              <w:keepNext w:val="0"/>
              <w:keepLines w:val="0"/>
              <w:widowControl w:val="0"/>
              <w:suppressLineNumbers w:val="0"/>
              <w:spacing w:before="0" w:beforeAutospacing="0" w:after="0" w:afterAutospacing="0"/>
              <w:ind w:left="0" w:right="0"/>
              <w:jc w:val="both"/>
              <w:rPr>
                <w:rFonts w:hint="eastAsia" w:ascii="Times New Roman" w:hAnsi="Times New Roman" w:eastAsia="宋体" w:cs="宋体"/>
                <w:color w:val="000000"/>
                <w:kern w:val="2"/>
                <w:sz w:val="21"/>
                <w:szCs w:val="21"/>
                <w:lang w:bidi="ar"/>
              </w:rPr>
            </w:pPr>
            <w:r>
              <w:rPr>
                <w:rFonts w:hint="eastAsia" w:ascii="Times New Roman" w:hAnsi="Times New Roman" w:eastAsia="宋体" w:cs="宋体"/>
                <w:i w:val="0"/>
                <w:iCs w:val="0"/>
                <w:color w:val="000000"/>
                <w:kern w:val="2"/>
                <w:sz w:val="21"/>
                <w:szCs w:val="21"/>
                <w:lang w:val="en-US" w:eastAsia="zh-CN" w:bidi="ar"/>
              </w:rPr>
              <w:t>MDCG 2021-24 Guidance on classification of medical devices</w:t>
            </w:r>
          </w:p>
        </w:tc>
      </w:tr>
      <w:tr w14:paraId="098E57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728513CD">
            <w:pPr>
              <w:keepNext w:val="0"/>
              <w:keepLines w:val="0"/>
              <w:widowControl/>
              <w:numPr>
                <w:ilvl w:val="0"/>
                <w:numId w:val="5"/>
              </w:numPr>
              <w:suppressLineNumbers w:val="0"/>
              <w:spacing w:before="0" w:beforeAutospacing="0" w:after="0" w:afterAutospacing="0"/>
              <w:ind w:left="425" w:right="0" w:hanging="425"/>
              <w:jc w:val="center"/>
              <w:rPr>
                <w:rFonts w:hint="eastAsia" w:ascii="Times New Roman" w:hAnsi="Times New Roman" w:eastAsia="宋体" w:cs="宋体"/>
                <w:kern w:val="2"/>
                <w:sz w:val="21"/>
                <w:szCs w:val="21"/>
              </w:rPr>
            </w:pPr>
          </w:p>
        </w:tc>
        <w:tc>
          <w:tcPr>
            <w:tcW w:w="9031" w:type="dxa"/>
            <w:tcBorders>
              <w:top w:val="single" w:color="auto" w:sz="4" w:space="0"/>
              <w:left w:val="nil"/>
              <w:bottom w:val="single" w:color="auto" w:sz="4" w:space="0"/>
              <w:right w:val="single" w:color="auto" w:sz="4" w:space="0"/>
            </w:tcBorders>
            <w:noWrap w:val="0"/>
            <w:vAlign w:val="center"/>
          </w:tcPr>
          <w:p w14:paraId="1A7001FF">
            <w:pPr>
              <w:keepNext w:val="0"/>
              <w:keepLines w:val="0"/>
              <w:widowControl w:val="0"/>
              <w:suppressLineNumbers w:val="0"/>
              <w:spacing w:before="0" w:beforeAutospacing="0" w:after="0" w:afterAutospacing="0"/>
              <w:ind w:left="0" w:right="0"/>
              <w:jc w:val="both"/>
              <w:rPr>
                <w:rFonts w:hint="eastAsia" w:ascii="Times New Roman" w:hAnsi="Times New Roman" w:eastAsia="宋体" w:cs="宋体"/>
                <w:color w:val="000000"/>
                <w:kern w:val="2"/>
                <w:sz w:val="21"/>
                <w:szCs w:val="21"/>
                <w:lang w:bidi="ar"/>
              </w:rPr>
            </w:pPr>
            <w:r>
              <w:rPr>
                <w:rFonts w:hint="eastAsia" w:ascii="Times New Roman" w:hAnsi="Times New Roman" w:eastAsia="宋体" w:cs="宋体"/>
                <w:i w:val="0"/>
                <w:iCs w:val="0"/>
                <w:color w:val="000000"/>
                <w:kern w:val="2"/>
                <w:sz w:val="21"/>
                <w:szCs w:val="21"/>
                <w:lang w:val="en-US" w:eastAsia="zh-CN" w:bidi="ar"/>
              </w:rPr>
              <w:t>MDCG 2020-1 Guidance on Clinical Evaluation (MDR)/Performance Evaluation (IVDR) of Medical Device Software</w:t>
            </w:r>
          </w:p>
        </w:tc>
      </w:tr>
      <w:tr w14:paraId="798156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6DFBD880">
            <w:pPr>
              <w:keepNext w:val="0"/>
              <w:keepLines w:val="0"/>
              <w:widowControl/>
              <w:numPr>
                <w:ilvl w:val="0"/>
                <w:numId w:val="5"/>
              </w:numPr>
              <w:suppressLineNumbers w:val="0"/>
              <w:spacing w:before="0" w:beforeAutospacing="0" w:after="0" w:afterAutospacing="0"/>
              <w:ind w:left="425" w:right="0" w:hanging="425"/>
              <w:jc w:val="center"/>
              <w:rPr>
                <w:rFonts w:hint="eastAsia" w:ascii="Times New Roman" w:hAnsi="Times New Roman" w:eastAsia="宋体" w:cs="宋体"/>
                <w:kern w:val="2"/>
                <w:sz w:val="21"/>
                <w:szCs w:val="21"/>
              </w:rPr>
            </w:pPr>
          </w:p>
        </w:tc>
        <w:tc>
          <w:tcPr>
            <w:tcW w:w="9031" w:type="dxa"/>
            <w:tcBorders>
              <w:top w:val="single" w:color="auto" w:sz="4" w:space="0"/>
              <w:left w:val="nil"/>
              <w:bottom w:val="single" w:color="auto" w:sz="4" w:space="0"/>
              <w:right w:val="single" w:color="auto" w:sz="4" w:space="0"/>
            </w:tcBorders>
            <w:noWrap w:val="0"/>
            <w:vAlign w:val="center"/>
          </w:tcPr>
          <w:p w14:paraId="44AAB7C9">
            <w:pPr>
              <w:keepNext w:val="0"/>
              <w:keepLines w:val="0"/>
              <w:widowControl w:val="0"/>
              <w:suppressLineNumbers w:val="0"/>
              <w:spacing w:before="0" w:beforeAutospacing="0" w:after="0" w:afterAutospacing="0"/>
              <w:ind w:left="0" w:right="0"/>
              <w:jc w:val="both"/>
              <w:rPr>
                <w:rFonts w:hint="eastAsia" w:ascii="Times New Roman" w:hAnsi="Times New Roman" w:eastAsia="宋体" w:cs="宋体"/>
                <w:color w:val="000000"/>
                <w:kern w:val="2"/>
                <w:sz w:val="21"/>
                <w:szCs w:val="21"/>
                <w:lang w:bidi="ar"/>
              </w:rPr>
            </w:pPr>
            <w:r>
              <w:rPr>
                <w:rFonts w:hint="eastAsia" w:ascii="Times New Roman" w:hAnsi="Times New Roman" w:eastAsia="宋体" w:cs="宋体"/>
                <w:i w:val="0"/>
                <w:iCs w:val="0"/>
                <w:color w:val="000000"/>
                <w:kern w:val="2"/>
                <w:sz w:val="21"/>
                <w:szCs w:val="21"/>
                <w:lang w:val="en-US" w:eastAsia="zh-CN" w:bidi="ar"/>
              </w:rPr>
              <w:t>MDCG 2019-16 rev.1 Guidance on cybersecurity for medical devices</w:t>
            </w:r>
          </w:p>
        </w:tc>
      </w:tr>
      <w:tr w14:paraId="67F7E9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4F26F014">
            <w:pPr>
              <w:keepNext w:val="0"/>
              <w:keepLines w:val="0"/>
              <w:widowControl/>
              <w:numPr>
                <w:ilvl w:val="0"/>
                <w:numId w:val="5"/>
              </w:numPr>
              <w:suppressLineNumbers w:val="0"/>
              <w:spacing w:before="0" w:beforeAutospacing="0" w:after="0" w:afterAutospacing="0"/>
              <w:ind w:left="425" w:right="0" w:hanging="425"/>
              <w:jc w:val="center"/>
              <w:rPr>
                <w:rFonts w:hint="eastAsia" w:ascii="Times New Roman" w:hAnsi="Times New Roman" w:eastAsia="宋体" w:cs="宋体"/>
                <w:kern w:val="2"/>
                <w:sz w:val="21"/>
                <w:szCs w:val="21"/>
              </w:rPr>
            </w:pPr>
          </w:p>
        </w:tc>
        <w:tc>
          <w:tcPr>
            <w:tcW w:w="9031" w:type="dxa"/>
            <w:tcBorders>
              <w:top w:val="single" w:color="auto" w:sz="4" w:space="0"/>
              <w:left w:val="nil"/>
              <w:bottom w:val="single" w:color="auto" w:sz="4" w:space="0"/>
              <w:right w:val="single" w:color="auto" w:sz="4" w:space="0"/>
            </w:tcBorders>
            <w:noWrap w:val="0"/>
            <w:vAlign w:val="center"/>
          </w:tcPr>
          <w:p w14:paraId="36781080">
            <w:pPr>
              <w:keepNext w:val="0"/>
              <w:keepLines w:val="0"/>
              <w:widowControl w:val="0"/>
              <w:suppressLineNumbers w:val="0"/>
              <w:spacing w:before="0" w:beforeAutospacing="0" w:after="0" w:afterAutospacing="0"/>
              <w:ind w:left="0" w:right="0"/>
              <w:jc w:val="both"/>
              <w:rPr>
                <w:rFonts w:hint="eastAsia" w:ascii="Times New Roman" w:hAnsi="Times New Roman" w:eastAsia="宋体" w:cs="宋体"/>
                <w:color w:val="000000"/>
                <w:kern w:val="2"/>
                <w:sz w:val="21"/>
                <w:szCs w:val="21"/>
                <w:lang w:bidi="ar"/>
              </w:rPr>
            </w:pPr>
            <w:r>
              <w:rPr>
                <w:rFonts w:hint="eastAsia" w:ascii="Times New Roman" w:hAnsi="Times New Roman" w:eastAsia="宋体" w:cs="宋体"/>
                <w:i w:val="0"/>
                <w:iCs w:val="0"/>
                <w:color w:val="000000"/>
                <w:kern w:val="2"/>
                <w:sz w:val="21"/>
                <w:szCs w:val="21"/>
                <w:lang w:val="en-US" w:eastAsia="zh-CN" w:bidi="ar"/>
              </w:rPr>
              <w:t>MDCG 2019-11 Qualification and classification of software - Regulation (EU) 2017/745 and Regulation (EU) 2017/746</w:t>
            </w:r>
          </w:p>
        </w:tc>
      </w:tr>
      <w:tr w14:paraId="22283D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28F2EBD9">
            <w:pPr>
              <w:keepNext w:val="0"/>
              <w:keepLines w:val="0"/>
              <w:widowControl/>
              <w:numPr>
                <w:ilvl w:val="0"/>
                <w:numId w:val="5"/>
              </w:numPr>
              <w:suppressLineNumbers w:val="0"/>
              <w:spacing w:before="0" w:beforeAutospacing="0" w:after="0" w:afterAutospacing="0"/>
              <w:ind w:left="425" w:right="0" w:hanging="425"/>
              <w:jc w:val="center"/>
              <w:rPr>
                <w:rFonts w:hint="eastAsia" w:ascii="Times New Roman" w:hAnsi="Times New Roman" w:eastAsia="宋体" w:cs="宋体"/>
                <w:kern w:val="2"/>
                <w:sz w:val="21"/>
                <w:szCs w:val="21"/>
              </w:rPr>
            </w:pPr>
          </w:p>
        </w:tc>
        <w:tc>
          <w:tcPr>
            <w:tcW w:w="9031" w:type="dxa"/>
            <w:tcBorders>
              <w:top w:val="single" w:color="auto" w:sz="4" w:space="0"/>
              <w:left w:val="nil"/>
              <w:bottom w:val="single" w:color="auto" w:sz="4" w:space="0"/>
              <w:right w:val="single" w:color="auto" w:sz="4" w:space="0"/>
            </w:tcBorders>
            <w:noWrap w:val="0"/>
            <w:vAlign w:val="center"/>
          </w:tcPr>
          <w:p w14:paraId="6B60EF6B">
            <w:pPr>
              <w:keepNext w:val="0"/>
              <w:keepLines w:val="0"/>
              <w:widowControl w:val="0"/>
              <w:suppressLineNumbers w:val="0"/>
              <w:spacing w:before="0" w:beforeAutospacing="0" w:after="0" w:afterAutospacing="0"/>
              <w:ind w:left="0" w:right="0"/>
              <w:jc w:val="both"/>
              <w:rPr>
                <w:rFonts w:hint="eastAsia" w:ascii="Times New Roman" w:hAnsi="Times New Roman" w:eastAsia="宋体" w:cs="宋体"/>
                <w:color w:val="000000"/>
                <w:kern w:val="2"/>
                <w:sz w:val="21"/>
                <w:szCs w:val="21"/>
                <w:lang w:bidi="ar"/>
              </w:rPr>
            </w:pPr>
            <w:r>
              <w:rPr>
                <w:rFonts w:hint="eastAsia" w:ascii="Times New Roman" w:hAnsi="Times New Roman" w:eastAsia="宋体" w:cs="宋体"/>
                <w:i w:val="0"/>
                <w:iCs w:val="0"/>
                <w:color w:val="000000"/>
                <w:kern w:val="2"/>
                <w:sz w:val="21"/>
                <w:szCs w:val="21"/>
                <w:lang w:val="en-US" w:eastAsia="zh-CN" w:bidi="ar"/>
              </w:rPr>
              <w:t>MDCG 2018-5 UDI assignment to medical device software</w:t>
            </w:r>
          </w:p>
        </w:tc>
      </w:tr>
      <w:tr w14:paraId="5F520A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52E7318E">
            <w:pPr>
              <w:keepNext w:val="0"/>
              <w:keepLines w:val="0"/>
              <w:widowControl/>
              <w:numPr>
                <w:ilvl w:val="0"/>
                <w:numId w:val="5"/>
              </w:numPr>
              <w:suppressLineNumbers w:val="0"/>
              <w:spacing w:before="0" w:beforeAutospacing="0" w:after="0" w:afterAutospacing="0"/>
              <w:ind w:left="425" w:right="0" w:hanging="425"/>
              <w:jc w:val="center"/>
              <w:rPr>
                <w:rFonts w:hint="eastAsia" w:ascii="Times New Roman" w:hAnsi="Times New Roman" w:eastAsia="宋体" w:cs="宋体"/>
                <w:kern w:val="2"/>
                <w:sz w:val="21"/>
                <w:szCs w:val="21"/>
              </w:rPr>
            </w:pPr>
          </w:p>
        </w:tc>
        <w:tc>
          <w:tcPr>
            <w:tcW w:w="9031" w:type="dxa"/>
            <w:tcBorders>
              <w:top w:val="single" w:color="auto" w:sz="4" w:space="0"/>
              <w:left w:val="nil"/>
              <w:bottom w:val="single" w:color="auto" w:sz="4" w:space="0"/>
              <w:right w:val="single" w:color="auto" w:sz="4" w:space="0"/>
            </w:tcBorders>
            <w:noWrap w:val="0"/>
            <w:vAlign w:val="center"/>
          </w:tcPr>
          <w:p w14:paraId="2E1E619F">
            <w:pPr>
              <w:keepNext w:val="0"/>
              <w:keepLines w:val="0"/>
              <w:widowControl w:val="0"/>
              <w:suppressLineNumbers w:val="0"/>
              <w:spacing w:before="0" w:beforeAutospacing="0" w:after="0" w:afterAutospacing="0"/>
              <w:ind w:left="0" w:right="0"/>
              <w:jc w:val="both"/>
              <w:rPr>
                <w:rFonts w:hint="eastAsia" w:ascii="Times New Roman" w:hAnsi="Times New Roman" w:eastAsia="宋体" w:cs="宋体"/>
                <w:color w:val="000000"/>
                <w:kern w:val="2"/>
                <w:sz w:val="21"/>
                <w:szCs w:val="21"/>
                <w:lang w:bidi="ar"/>
              </w:rPr>
            </w:pPr>
            <w:r>
              <w:rPr>
                <w:rFonts w:hint="eastAsia" w:ascii="Times New Roman" w:hAnsi="Times New Roman" w:eastAsia="宋体" w:cs="宋体"/>
                <w:color w:val="000000"/>
                <w:kern w:val="2"/>
                <w:sz w:val="21"/>
                <w:szCs w:val="21"/>
                <w:lang w:val="en-US" w:eastAsia="zh-CN" w:bidi="ar"/>
              </w:rPr>
              <w:t>IEC 62304:2006+AMD1:2015 Medical device software - Software life cycle processes</w:t>
            </w:r>
          </w:p>
        </w:tc>
      </w:tr>
      <w:tr w14:paraId="415232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44519137">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643EB4E4">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eastAsia="宋体" w:cs="宋体"/>
                <w:color w:val="000000"/>
                <w:kern w:val="2"/>
                <w:sz w:val="21"/>
                <w:szCs w:val="21"/>
                <w:lang w:val="en-US" w:eastAsia="zh-CN" w:bidi="ar"/>
              </w:rPr>
            </w:pPr>
            <w:r>
              <w:rPr>
                <w:rFonts w:hint="eastAsia" w:ascii="Times New Roman" w:hAnsi="Times New Roman" w:eastAsia="宋体" w:cs="宋体"/>
                <w:color w:val="000000"/>
                <w:kern w:val="2"/>
                <w:sz w:val="21"/>
                <w:szCs w:val="21"/>
                <w:lang w:val="en-US" w:eastAsia="zh-CN" w:bidi="ar"/>
              </w:rPr>
              <w:t>IEC 62304: 2015  Medical devices – Part 1: Application of usability engineering to medical devices</w:t>
            </w:r>
          </w:p>
        </w:tc>
      </w:tr>
      <w:tr w14:paraId="56E7EB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5889D685">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rPr>
            </w:pPr>
          </w:p>
        </w:tc>
        <w:tc>
          <w:tcPr>
            <w:tcW w:w="9031" w:type="dxa"/>
            <w:tcBorders>
              <w:top w:val="single" w:color="auto" w:sz="4" w:space="0"/>
              <w:left w:val="nil"/>
              <w:bottom w:val="single" w:color="auto" w:sz="4" w:space="0"/>
              <w:right w:val="single" w:color="auto" w:sz="4" w:space="0"/>
            </w:tcBorders>
            <w:noWrap w:val="0"/>
            <w:vAlign w:val="center"/>
          </w:tcPr>
          <w:p w14:paraId="4EC3C668">
            <w:pPr>
              <w:keepNext w:val="0"/>
              <w:keepLines w:val="0"/>
              <w:widowControl w:val="0"/>
              <w:suppressLineNumbers w:val="0"/>
              <w:spacing w:before="0" w:beforeAutospacing="0" w:after="0" w:afterAutospacing="0"/>
              <w:ind w:left="0" w:leftChars="0" w:right="0" w:firstLine="0" w:firstLineChars="0"/>
              <w:jc w:val="both"/>
              <w:rPr>
                <w:rFonts w:hint="eastAsia" w:ascii="Times New Roman" w:hAnsi="Times New Roman" w:eastAsia="宋体" w:cs="宋体"/>
                <w:color w:val="000000"/>
                <w:kern w:val="2"/>
                <w:sz w:val="21"/>
                <w:szCs w:val="21"/>
                <w:lang w:bidi="ar"/>
              </w:rPr>
            </w:pPr>
            <w:r>
              <w:rPr>
                <w:rFonts w:hint="eastAsia" w:ascii="Times New Roman" w:hAnsi="Times New Roman" w:eastAsia="宋体" w:cs="宋体"/>
                <w:color w:val="000000"/>
                <w:kern w:val="2"/>
                <w:sz w:val="21"/>
                <w:szCs w:val="21"/>
                <w:lang w:val="en-US" w:eastAsia="zh-CN" w:bidi="ar"/>
              </w:rPr>
              <w:t>IEC 62304:2015/AMD1:2020  Medical devices – Part 1: Application of usability engineering to medical devices</w:t>
            </w:r>
          </w:p>
        </w:tc>
      </w:tr>
      <w:tr w14:paraId="14F029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1692C71A">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6344405B">
            <w:pPr>
              <w:keepNext w:val="0"/>
              <w:keepLines w:val="0"/>
              <w:widowControl w:val="0"/>
              <w:suppressLineNumbers w:val="0"/>
              <w:spacing w:before="0" w:beforeAutospacing="0" w:after="0" w:afterAutospacing="0"/>
              <w:ind w:left="0" w:leftChars="0" w:right="0" w:firstLine="0" w:firstLineChars="0"/>
              <w:jc w:val="both"/>
              <w:rPr>
                <w:rFonts w:hint="eastAsia" w:ascii="Times New Roman" w:hAnsi="Times New Roman" w:eastAsia="宋体" w:cs="宋体"/>
                <w:color w:val="000000"/>
                <w:kern w:val="2"/>
                <w:sz w:val="21"/>
                <w:szCs w:val="21"/>
                <w:lang w:val="en-US" w:eastAsia="zh-CN" w:bidi="ar"/>
              </w:rPr>
            </w:pPr>
            <w:r>
              <w:rPr>
                <w:rFonts w:hint="eastAsia" w:ascii="Times New Roman" w:hAnsi="Times New Roman" w:eastAsia="宋体" w:cs="宋体"/>
                <w:color w:val="000000"/>
                <w:kern w:val="2"/>
                <w:sz w:val="21"/>
                <w:szCs w:val="21"/>
                <w:lang w:val="en-US" w:eastAsia="zh-CN" w:bidi="ar"/>
              </w:rPr>
              <w:t xml:space="preserve">IEC TR 62366-2: 2016 </w:t>
            </w:r>
            <w:r>
              <w:rPr>
                <w:rFonts w:hint="eastAsia" w:ascii="Times New Roman" w:hAnsi="Times New Roman" w:eastAsia="宋体" w:cs="宋体"/>
                <w:i w:val="0"/>
                <w:iCs w:val="0"/>
                <w:caps w:val="0"/>
                <w:color w:val="000000"/>
                <w:spacing w:val="0"/>
                <w:sz w:val="21"/>
                <w:szCs w:val="21"/>
                <w:shd w:val="clear" w:color="auto" w:fill="auto"/>
                <w:lang w:bidi="ar"/>
              </w:rPr>
              <w:t>Medical devices</w:t>
            </w:r>
            <w:ins w:id="303" w:author="李雅静" w:date="2025-11-20T14:21:17Z">
              <w:r>
                <w:rPr>
                  <w:rFonts w:hint="eastAsia" w:ascii="Times New Roman" w:hAnsi="Times New Roman" w:cs="宋体"/>
                  <w:i w:val="0"/>
                  <w:iCs w:val="0"/>
                  <w:caps w:val="0"/>
                  <w:color w:val="000000"/>
                  <w:spacing w:val="0"/>
                  <w:sz w:val="21"/>
                  <w:szCs w:val="21"/>
                  <w:shd w:val="clear" w:color="auto" w:fill="auto"/>
                  <w:lang w:val="en-US" w:eastAsia="zh-CN" w:bidi="ar"/>
                </w:rPr>
                <w:t xml:space="preserve"> </w:t>
              </w:r>
            </w:ins>
            <w:r>
              <w:rPr>
                <w:rFonts w:hint="eastAsia" w:ascii="Times New Roman" w:hAnsi="Times New Roman" w:eastAsia="宋体" w:cs="宋体"/>
                <w:i w:val="0"/>
                <w:iCs w:val="0"/>
                <w:caps w:val="0"/>
                <w:color w:val="000000"/>
                <w:spacing w:val="0"/>
                <w:sz w:val="21"/>
                <w:szCs w:val="21"/>
                <w:shd w:val="clear" w:color="auto" w:fill="auto"/>
                <w:lang w:bidi="ar"/>
              </w:rPr>
              <w:t>Part 2: Guidance on the application of usability engineering to medical devices</w:t>
            </w:r>
          </w:p>
        </w:tc>
      </w:tr>
      <w:tr w14:paraId="2F1F7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6C608491">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rPr>
            </w:pPr>
          </w:p>
        </w:tc>
        <w:tc>
          <w:tcPr>
            <w:tcW w:w="9031" w:type="dxa"/>
            <w:tcBorders>
              <w:top w:val="single" w:color="auto" w:sz="4" w:space="0"/>
              <w:left w:val="nil"/>
              <w:bottom w:val="single" w:color="auto" w:sz="4" w:space="0"/>
              <w:right w:val="single" w:color="auto" w:sz="4" w:space="0"/>
            </w:tcBorders>
            <w:noWrap w:val="0"/>
            <w:vAlign w:val="center"/>
          </w:tcPr>
          <w:p w14:paraId="72F2BEE1">
            <w:pPr>
              <w:keepNext w:val="0"/>
              <w:keepLines w:val="0"/>
              <w:widowControl w:val="0"/>
              <w:suppressLineNumbers w:val="0"/>
              <w:spacing w:before="0" w:beforeAutospacing="0" w:after="0" w:afterAutospacing="0"/>
              <w:ind w:left="0" w:leftChars="0" w:right="0" w:firstLine="0" w:firstLineChars="0"/>
              <w:jc w:val="both"/>
              <w:rPr>
                <w:rFonts w:hint="eastAsia" w:ascii="Times New Roman" w:hAnsi="Times New Roman" w:eastAsia="宋体" w:cs="宋体"/>
                <w:color w:val="000000"/>
                <w:kern w:val="2"/>
                <w:sz w:val="21"/>
                <w:szCs w:val="21"/>
                <w:lang w:bidi="ar"/>
              </w:rPr>
            </w:pPr>
            <w:r>
              <w:rPr>
                <w:rFonts w:hint="eastAsia" w:ascii="Times New Roman" w:hAnsi="Times New Roman" w:eastAsia="宋体" w:cs="宋体"/>
                <w:color w:val="000000"/>
                <w:kern w:val="2"/>
                <w:sz w:val="21"/>
                <w:szCs w:val="21"/>
                <w:lang w:val="en-US" w:eastAsia="zh-CN" w:bidi="ar"/>
              </w:rPr>
              <w:t>EN ISO 14971:2019/ A11:2021 Medical devices - Application of risk management to medical devices</w:t>
            </w:r>
          </w:p>
        </w:tc>
      </w:tr>
      <w:tr w14:paraId="63A9B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2E7F5F50">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rPr>
            </w:pPr>
          </w:p>
        </w:tc>
        <w:tc>
          <w:tcPr>
            <w:tcW w:w="9031" w:type="dxa"/>
            <w:tcBorders>
              <w:top w:val="single" w:color="auto" w:sz="4" w:space="0"/>
              <w:left w:val="nil"/>
              <w:bottom w:val="single" w:color="auto" w:sz="4" w:space="0"/>
              <w:right w:val="single" w:color="auto" w:sz="4" w:space="0"/>
            </w:tcBorders>
            <w:noWrap w:val="0"/>
            <w:vAlign w:val="center"/>
          </w:tcPr>
          <w:p w14:paraId="34CF0866">
            <w:pPr>
              <w:keepNext w:val="0"/>
              <w:keepLines w:val="0"/>
              <w:widowControl w:val="0"/>
              <w:suppressLineNumbers w:val="0"/>
              <w:spacing w:before="0" w:beforeAutospacing="0" w:after="0" w:afterAutospacing="0"/>
              <w:ind w:left="0" w:leftChars="0" w:right="0" w:firstLine="0" w:firstLineChars="0"/>
              <w:jc w:val="both"/>
              <w:rPr>
                <w:rFonts w:hint="eastAsia" w:ascii="Times New Roman" w:hAnsi="Times New Roman" w:eastAsia="宋体" w:cs="宋体"/>
                <w:color w:val="000000"/>
                <w:kern w:val="2"/>
                <w:sz w:val="21"/>
                <w:szCs w:val="21"/>
                <w:lang w:bidi="ar"/>
              </w:rPr>
            </w:pPr>
            <w:r>
              <w:rPr>
                <w:rFonts w:hint="eastAsia" w:ascii="Times New Roman" w:hAnsi="Times New Roman" w:eastAsia="宋体" w:cs="宋体"/>
                <w:i w:val="0"/>
                <w:iCs w:val="0"/>
                <w:color w:val="000000"/>
                <w:kern w:val="2"/>
                <w:sz w:val="21"/>
                <w:szCs w:val="21"/>
                <w:lang w:val="en-US" w:eastAsia="zh-CN" w:bidi="ar"/>
              </w:rPr>
              <w:t>Off-The-Shelf Software Use in Medical Devices</w:t>
            </w:r>
            <w:ins w:id="304" w:author="李雅静" w:date="2025-11-20T14:21:46Z">
              <w:r>
                <w:rPr>
                  <w:rFonts w:hint="eastAsia" w:ascii="Times New Roman" w:hAnsi="Times New Roman"/>
                  <w:color w:val="000000"/>
                  <w:kern w:val="2"/>
                  <w:sz w:val="21"/>
                  <w:szCs w:val="21"/>
                  <w:lang w:bidi="ar"/>
                </w:rPr>
                <w:t>: Guidance for Industry and Food and Drug Administration Staff (2023)</w:t>
              </w:r>
            </w:ins>
          </w:p>
        </w:tc>
      </w:tr>
      <w:tr w14:paraId="3FDD3B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7BECF8D3">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rPr>
            </w:pPr>
          </w:p>
        </w:tc>
        <w:tc>
          <w:tcPr>
            <w:tcW w:w="9031" w:type="dxa"/>
            <w:tcBorders>
              <w:top w:val="single" w:color="auto" w:sz="4" w:space="0"/>
              <w:left w:val="nil"/>
              <w:bottom w:val="single" w:color="auto" w:sz="4" w:space="0"/>
              <w:right w:val="single" w:color="auto" w:sz="4" w:space="0"/>
            </w:tcBorders>
            <w:noWrap w:val="0"/>
            <w:vAlign w:val="center"/>
          </w:tcPr>
          <w:p w14:paraId="2EE01E5F">
            <w:pPr>
              <w:keepNext w:val="0"/>
              <w:keepLines w:val="0"/>
              <w:widowControl w:val="0"/>
              <w:suppressLineNumbers w:val="0"/>
              <w:spacing w:before="0" w:beforeAutospacing="0" w:after="0" w:afterAutospacing="0"/>
              <w:ind w:left="0" w:leftChars="0" w:right="0" w:firstLine="0" w:firstLineChars="0"/>
              <w:jc w:val="both"/>
              <w:rPr>
                <w:rFonts w:hint="eastAsia" w:ascii="Times New Roman" w:hAnsi="Times New Roman" w:eastAsia="宋体" w:cs="宋体"/>
                <w:color w:val="000000"/>
                <w:kern w:val="2"/>
                <w:sz w:val="21"/>
                <w:szCs w:val="21"/>
                <w:lang w:bidi="ar"/>
              </w:rPr>
            </w:pPr>
            <w:r>
              <w:rPr>
                <w:rFonts w:hint="eastAsia" w:ascii="Times New Roman" w:hAnsi="Times New Roman" w:eastAsia="宋体" w:cs="宋体"/>
                <w:i w:val="0"/>
                <w:iCs w:val="0"/>
                <w:color w:val="000000"/>
                <w:kern w:val="2"/>
                <w:sz w:val="21"/>
                <w:szCs w:val="21"/>
                <w:lang w:val="en-US" w:eastAsia="zh-CN" w:bidi="ar"/>
              </w:rPr>
              <w:t>Design Considerations and Pre market Submission Recommendations for Interoperable Medical Devices</w:t>
            </w:r>
            <w:ins w:id="305" w:author="李雅静" w:date="2025-11-20T14:22:02Z">
              <w:r>
                <w:rPr>
                  <w:rFonts w:hint="eastAsia" w:ascii="Times New Roman" w:hAnsi="Times New Roman"/>
                  <w:color w:val="000000"/>
                  <w:kern w:val="2"/>
                  <w:sz w:val="21"/>
                  <w:szCs w:val="21"/>
                  <w:lang w:bidi="ar"/>
                </w:rPr>
                <w:t>: Guidance for Industry and Food and Drug Administration Staff (2017)</w:t>
              </w:r>
            </w:ins>
          </w:p>
        </w:tc>
      </w:tr>
      <w:tr w14:paraId="1CC4D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4B621C17">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rPr>
            </w:pPr>
          </w:p>
        </w:tc>
        <w:tc>
          <w:tcPr>
            <w:tcW w:w="9031" w:type="dxa"/>
            <w:tcBorders>
              <w:top w:val="single" w:color="auto" w:sz="4" w:space="0"/>
              <w:left w:val="nil"/>
              <w:bottom w:val="single" w:color="auto" w:sz="4" w:space="0"/>
              <w:right w:val="single" w:color="auto" w:sz="4" w:space="0"/>
            </w:tcBorders>
            <w:noWrap w:val="0"/>
            <w:vAlign w:val="center"/>
          </w:tcPr>
          <w:p w14:paraId="417BB5DE">
            <w:pPr>
              <w:keepNext w:val="0"/>
              <w:keepLines w:val="0"/>
              <w:widowControl w:val="0"/>
              <w:suppressLineNumbers w:val="0"/>
              <w:spacing w:before="0" w:beforeAutospacing="0" w:after="0" w:afterAutospacing="0"/>
              <w:ind w:left="0" w:leftChars="0" w:right="0" w:firstLine="0" w:firstLineChars="0"/>
              <w:jc w:val="both"/>
              <w:rPr>
                <w:rFonts w:hint="eastAsia" w:ascii="Times New Roman" w:hAnsi="Times New Roman" w:eastAsia="宋体" w:cs="宋体"/>
                <w:color w:val="000000"/>
                <w:kern w:val="2"/>
                <w:sz w:val="21"/>
                <w:szCs w:val="21"/>
                <w:lang w:bidi="ar"/>
              </w:rPr>
            </w:pPr>
            <w:r>
              <w:rPr>
                <w:rFonts w:hint="eastAsia" w:ascii="Times New Roman" w:hAnsi="Times New Roman" w:eastAsia="宋体" w:cs="宋体"/>
                <w:i w:val="0"/>
                <w:iCs w:val="0"/>
                <w:color w:val="000000"/>
                <w:kern w:val="2"/>
                <w:sz w:val="21"/>
                <w:szCs w:val="21"/>
                <w:lang w:val="en-US" w:eastAsia="zh-CN" w:bidi="ar"/>
              </w:rPr>
              <w:t>Cybersecurity in Medical Devices: Quality System Considerations and Content of Premarket Submissions</w:t>
            </w:r>
            <w:ins w:id="306" w:author="李雅静" w:date="2025-11-20T14:22:15Z">
              <w:r>
                <w:rPr>
                  <w:rFonts w:hint="eastAsia" w:ascii="Times New Roman" w:hAnsi="Times New Roman"/>
                  <w:color w:val="000000"/>
                  <w:kern w:val="2"/>
                  <w:sz w:val="21"/>
                  <w:szCs w:val="21"/>
                  <w:lang w:bidi="ar"/>
                </w:rPr>
                <w:t>: Guidance for Industry and Food and Drug Administration Staff (2023)</w:t>
              </w:r>
            </w:ins>
          </w:p>
        </w:tc>
      </w:tr>
      <w:tr w14:paraId="08779F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45E60C69">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rPr>
            </w:pPr>
          </w:p>
        </w:tc>
        <w:tc>
          <w:tcPr>
            <w:tcW w:w="9031" w:type="dxa"/>
            <w:tcBorders>
              <w:top w:val="single" w:color="auto" w:sz="4" w:space="0"/>
              <w:left w:val="nil"/>
              <w:bottom w:val="single" w:color="auto" w:sz="4" w:space="0"/>
              <w:right w:val="single" w:color="auto" w:sz="4" w:space="0"/>
            </w:tcBorders>
            <w:noWrap w:val="0"/>
            <w:vAlign w:val="center"/>
          </w:tcPr>
          <w:p w14:paraId="38DCD338">
            <w:pPr>
              <w:keepNext w:val="0"/>
              <w:keepLines w:val="0"/>
              <w:widowControl w:val="0"/>
              <w:suppressLineNumbers w:val="0"/>
              <w:spacing w:before="0" w:beforeAutospacing="0" w:after="0" w:afterAutospacing="0"/>
              <w:ind w:left="0" w:leftChars="0" w:right="0" w:firstLine="0" w:firstLineChars="0"/>
              <w:jc w:val="both"/>
              <w:rPr>
                <w:rFonts w:hint="eastAsia" w:ascii="Times New Roman" w:hAnsi="Times New Roman" w:eastAsia="宋体" w:cs="宋体"/>
                <w:color w:val="000000"/>
                <w:kern w:val="2"/>
                <w:sz w:val="21"/>
                <w:szCs w:val="21"/>
                <w:lang w:bidi="ar"/>
              </w:rPr>
            </w:pPr>
            <w:r>
              <w:rPr>
                <w:rFonts w:hint="eastAsia" w:ascii="Times New Roman" w:hAnsi="Times New Roman" w:eastAsia="宋体" w:cs="宋体"/>
                <w:i w:val="0"/>
                <w:iCs w:val="0"/>
                <w:color w:val="000000"/>
                <w:kern w:val="2"/>
                <w:sz w:val="21"/>
                <w:szCs w:val="21"/>
                <w:lang w:val="en-US" w:eastAsia="zh-CN" w:bidi="ar"/>
              </w:rPr>
              <w:t>Postmarket Management of Cybersecurity in Medical Devices</w:t>
            </w:r>
            <w:ins w:id="307" w:author="李雅静" w:date="2025-11-20T14:22:30Z">
              <w:r>
                <w:rPr>
                  <w:rFonts w:hint="eastAsia" w:ascii="Times New Roman" w:hAnsi="Times New Roman"/>
                  <w:color w:val="000000"/>
                  <w:kern w:val="2"/>
                  <w:sz w:val="21"/>
                  <w:szCs w:val="21"/>
                  <w:lang w:bidi="ar"/>
                </w:rPr>
                <w:t>: Guidance for Industry and Food and Drug Administration Staff (2016)</w:t>
              </w:r>
            </w:ins>
          </w:p>
        </w:tc>
      </w:tr>
      <w:tr w14:paraId="45EB3C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6E4096E6">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rPr>
            </w:pPr>
          </w:p>
        </w:tc>
        <w:tc>
          <w:tcPr>
            <w:tcW w:w="9031" w:type="dxa"/>
            <w:tcBorders>
              <w:top w:val="single" w:color="auto" w:sz="4" w:space="0"/>
              <w:left w:val="nil"/>
              <w:bottom w:val="single" w:color="auto" w:sz="4" w:space="0"/>
              <w:right w:val="single" w:color="auto" w:sz="4" w:space="0"/>
            </w:tcBorders>
            <w:noWrap w:val="0"/>
            <w:vAlign w:val="center"/>
          </w:tcPr>
          <w:p w14:paraId="34601BD5">
            <w:pPr>
              <w:keepNext w:val="0"/>
              <w:keepLines w:val="0"/>
              <w:widowControl w:val="0"/>
              <w:suppressLineNumbers w:val="0"/>
              <w:spacing w:before="0" w:beforeAutospacing="0" w:after="0" w:afterAutospacing="0"/>
              <w:ind w:left="0" w:leftChars="0" w:right="0" w:firstLine="0" w:firstLineChars="0"/>
              <w:jc w:val="both"/>
              <w:rPr>
                <w:rFonts w:hint="eastAsia" w:ascii="Times New Roman" w:hAnsi="Times New Roman" w:eastAsia="宋体" w:cs="宋体"/>
                <w:color w:val="000000"/>
                <w:kern w:val="2"/>
                <w:sz w:val="21"/>
                <w:szCs w:val="21"/>
                <w:lang w:bidi="ar"/>
              </w:rPr>
            </w:pPr>
            <w:r>
              <w:rPr>
                <w:rFonts w:hint="eastAsia" w:ascii="Times New Roman" w:hAnsi="Times New Roman" w:eastAsia="宋体" w:cs="宋体"/>
                <w:i w:val="0"/>
                <w:iCs w:val="0"/>
                <w:color w:val="000000"/>
                <w:kern w:val="2"/>
                <w:sz w:val="21"/>
                <w:szCs w:val="21"/>
                <w:lang w:val="en-US" w:eastAsia="zh-CN" w:bidi="ar"/>
              </w:rPr>
              <w:t>Content of Premarket Submissions for Device Software Functions</w:t>
            </w:r>
            <w:ins w:id="308" w:author="李雅静" w:date="2025-11-20T14:22:43Z">
              <w:r>
                <w:rPr>
                  <w:rFonts w:hint="eastAsia" w:ascii="Times New Roman" w:hAnsi="Times New Roman"/>
                  <w:color w:val="000000"/>
                  <w:kern w:val="2"/>
                  <w:sz w:val="21"/>
                  <w:szCs w:val="21"/>
                  <w:lang w:bidi="ar"/>
                </w:rPr>
                <w:t>: Guidance for Industry and Food and Drug Administration Staff (2023)</w:t>
              </w:r>
            </w:ins>
          </w:p>
        </w:tc>
      </w:tr>
      <w:tr w14:paraId="10C9E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4BCE7FA6">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rPr>
            </w:pPr>
          </w:p>
        </w:tc>
        <w:tc>
          <w:tcPr>
            <w:tcW w:w="9031" w:type="dxa"/>
            <w:tcBorders>
              <w:top w:val="single" w:color="auto" w:sz="4" w:space="0"/>
              <w:left w:val="nil"/>
              <w:bottom w:val="single" w:color="auto" w:sz="4" w:space="0"/>
              <w:right w:val="single" w:color="auto" w:sz="4" w:space="0"/>
            </w:tcBorders>
            <w:noWrap w:val="0"/>
            <w:vAlign w:val="center"/>
          </w:tcPr>
          <w:p w14:paraId="6A14A765">
            <w:pPr>
              <w:keepNext w:val="0"/>
              <w:keepLines w:val="0"/>
              <w:widowControl w:val="0"/>
              <w:suppressLineNumbers w:val="0"/>
              <w:spacing w:before="0" w:beforeAutospacing="0" w:after="0" w:afterAutospacing="0"/>
              <w:ind w:left="0" w:leftChars="0" w:right="0" w:firstLine="0" w:firstLineChars="0"/>
              <w:jc w:val="both"/>
              <w:rPr>
                <w:rFonts w:hint="eastAsia" w:ascii="Times New Roman" w:hAnsi="Times New Roman" w:eastAsia="宋体" w:cs="宋体"/>
                <w:color w:val="000000"/>
                <w:kern w:val="2"/>
                <w:sz w:val="21"/>
                <w:szCs w:val="21"/>
                <w:lang w:bidi="ar"/>
              </w:rPr>
            </w:pPr>
            <w:r>
              <w:rPr>
                <w:rFonts w:hint="eastAsia" w:ascii="Times New Roman" w:hAnsi="Times New Roman" w:eastAsia="宋体" w:cs="宋体"/>
                <w:i w:val="0"/>
                <w:iCs w:val="0"/>
                <w:color w:val="000000"/>
                <w:kern w:val="2"/>
                <w:sz w:val="21"/>
                <w:szCs w:val="21"/>
                <w:lang w:val="en-US" w:eastAsia="zh-CN" w:bidi="ar"/>
              </w:rPr>
              <w:fldChar w:fldCharType="begin"/>
            </w:r>
            <w:r>
              <w:rPr>
                <w:rFonts w:hint="eastAsia" w:ascii="Times New Roman" w:hAnsi="Times New Roman" w:eastAsia="宋体" w:cs="宋体"/>
                <w:i w:val="0"/>
                <w:iCs w:val="0"/>
                <w:color w:val="000000"/>
                <w:kern w:val="2"/>
                <w:sz w:val="21"/>
                <w:szCs w:val="21"/>
                <w:lang w:val="en-US" w:eastAsia="zh-CN" w:bidi="ar"/>
              </w:rPr>
              <w:instrText xml:space="preserve"> HYPERLINK "https://www.fda.gov/media/73141/download" </w:instrText>
            </w:r>
            <w:r>
              <w:rPr>
                <w:rFonts w:hint="eastAsia" w:ascii="Times New Roman" w:hAnsi="Times New Roman" w:eastAsia="宋体" w:cs="宋体"/>
                <w:i w:val="0"/>
                <w:iCs w:val="0"/>
                <w:color w:val="000000"/>
                <w:kern w:val="2"/>
                <w:sz w:val="21"/>
                <w:szCs w:val="21"/>
                <w:lang w:val="en-US" w:eastAsia="zh-CN" w:bidi="ar"/>
              </w:rPr>
              <w:fldChar w:fldCharType="separate"/>
            </w:r>
            <w:r>
              <w:rPr>
                <w:rStyle w:val="27"/>
                <w:rFonts w:hint="eastAsia" w:ascii="Times New Roman" w:hAnsi="Times New Roman" w:eastAsia="宋体" w:cs="宋体"/>
                <w:i w:val="0"/>
                <w:iCs w:val="0"/>
                <w:color w:val="000000"/>
                <w:kern w:val="2"/>
                <w:sz w:val="21"/>
                <w:szCs w:val="21"/>
                <w:u w:val="none"/>
                <w:lang w:bidi="ar"/>
              </w:rPr>
              <w:t>General Principles of Software Validation</w:t>
            </w:r>
            <w:r>
              <w:rPr>
                <w:rFonts w:hint="eastAsia" w:ascii="Times New Roman" w:hAnsi="Times New Roman" w:eastAsia="宋体" w:cs="宋体"/>
                <w:i w:val="0"/>
                <w:iCs w:val="0"/>
                <w:color w:val="000000"/>
                <w:kern w:val="2"/>
                <w:sz w:val="21"/>
                <w:szCs w:val="21"/>
                <w:lang w:val="en-US" w:eastAsia="zh-CN" w:bidi="ar"/>
              </w:rPr>
              <w:fldChar w:fldCharType="end"/>
            </w:r>
            <w:ins w:id="309" w:author="李雅静" w:date="2025-11-20T14:22:55Z">
              <w:r>
                <w:rPr>
                  <w:rFonts w:hint="eastAsia" w:ascii="Times New Roman" w:hAnsi="Times New Roman"/>
                  <w:color w:val="000000"/>
                  <w:kern w:val="2"/>
                  <w:sz w:val="21"/>
                  <w:szCs w:val="21"/>
                  <w:lang w:bidi="ar"/>
                </w:rPr>
                <w:t>: Guidance for Industry and FDA Staff (2002)</w:t>
              </w:r>
            </w:ins>
          </w:p>
        </w:tc>
      </w:tr>
      <w:tr w14:paraId="7F5D1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4E55F87E">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bidi="ar"/>
              </w:rPr>
            </w:pPr>
          </w:p>
        </w:tc>
        <w:tc>
          <w:tcPr>
            <w:tcW w:w="9031" w:type="dxa"/>
            <w:tcBorders>
              <w:top w:val="single" w:color="auto" w:sz="4" w:space="0"/>
              <w:left w:val="nil"/>
              <w:bottom w:val="single" w:color="auto" w:sz="4" w:space="0"/>
              <w:right w:val="single" w:color="auto" w:sz="4" w:space="0"/>
            </w:tcBorders>
            <w:noWrap w:val="0"/>
            <w:vAlign w:val="center"/>
          </w:tcPr>
          <w:p w14:paraId="03C21F24">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b w:val="0"/>
                <w:bCs w:val="0"/>
                <w:color w:val="000000"/>
                <w:kern w:val="2"/>
                <w:sz w:val="21"/>
                <w:szCs w:val="21"/>
                <w:lang w:bidi="ar"/>
              </w:rPr>
            </w:pPr>
            <w:r>
              <w:rPr>
                <w:rFonts w:hint="eastAsia" w:ascii="Times New Roman" w:hAnsi="Times New Roman" w:eastAsia="宋体" w:cs="宋体"/>
                <w:b w:val="0"/>
                <w:bCs w:val="0"/>
                <w:color w:val="000000"/>
                <w:kern w:val="2"/>
                <w:sz w:val="21"/>
                <w:szCs w:val="21"/>
                <w:lang w:val="en-US" w:eastAsia="zh-CN" w:bidi="ar"/>
              </w:rPr>
              <w:t>EN ISO 15223-1:2021 Medical devices - Symbols to be used with medical device labels, labelling and information to be supplied - Part 1: General requirements</w:t>
            </w:r>
          </w:p>
        </w:tc>
      </w:tr>
      <w:tr w14:paraId="07510D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10EDC78F">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bidi="ar"/>
              </w:rPr>
            </w:pPr>
          </w:p>
        </w:tc>
        <w:tc>
          <w:tcPr>
            <w:tcW w:w="9031" w:type="dxa"/>
            <w:tcBorders>
              <w:top w:val="single" w:color="auto" w:sz="4" w:space="0"/>
              <w:left w:val="nil"/>
              <w:bottom w:val="single" w:color="auto" w:sz="4" w:space="0"/>
              <w:right w:val="single" w:color="auto" w:sz="4" w:space="0"/>
            </w:tcBorders>
            <w:noWrap w:val="0"/>
            <w:vAlign w:val="center"/>
          </w:tcPr>
          <w:p w14:paraId="6F36BBC8">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b w:val="0"/>
                <w:bCs w:val="0"/>
                <w:color w:val="000000"/>
                <w:kern w:val="2"/>
                <w:sz w:val="21"/>
                <w:szCs w:val="21"/>
                <w:lang w:bidi="ar"/>
              </w:rPr>
            </w:pPr>
            <w:r>
              <w:rPr>
                <w:rFonts w:hint="eastAsia" w:ascii="Times New Roman" w:hAnsi="Times New Roman" w:eastAsia="宋体" w:cs="宋体"/>
                <w:color w:val="000000"/>
                <w:kern w:val="2"/>
                <w:sz w:val="21"/>
                <w:szCs w:val="21"/>
                <w:lang w:val="en-US" w:eastAsia="zh-CN" w:bidi="ar"/>
              </w:rPr>
              <w:t>EN ISO 20417:2021 Medical devices — Information to be supplied by the manufacturer</w:t>
            </w:r>
          </w:p>
        </w:tc>
      </w:tr>
      <w:tr w14:paraId="2E934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2652660E">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7DCF497B">
            <w:pPr>
              <w:keepNext w:val="0"/>
              <w:keepLines w:val="0"/>
              <w:widowControl w:val="0"/>
              <w:suppressLineNumbers w:val="0"/>
              <w:spacing w:before="0" w:beforeAutospacing="0" w:after="0" w:afterAutospacing="0"/>
              <w:ind w:left="0" w:right="0"/>
              <w:jc w:val="both"/>
              <w:rPr>
                <w:rFonts w:hint="eastAsia" w:ascii="Times New Roman" w:hAnsi="Times New Roman" w:eastAsia="宋体" w:cs="宋体"/>
                <w:color w:val="000000"/>
                <w:sz w:val="21"/>
                <w:szCs w:val="21"/>
                <w:lang w:val="en-US" w:eastAsia="zh-CN" w:bidi="ar"/>
              </w:rPr>
            </w:pPr>
            <w:r>
              <w:rPr>
                <w:rFonts w:hint="eastAsia" w:ascii="Times New Roman" w:hAnsi="Times New Roman" w:eastAsia="宋体" w:cs="宋体"/>
                <w:color w:val="000000"/>
                <w:sz w:val="21"/>
                <w:szCs w:val="21"/>
                <w:lang w:bidi="ar"/>
              </w:rPr>
              <w:t xml:space="preserve">MEDDEV 2.7.1 Rev. 4  </w:t>
            </w:r>
            <w:r>
              <w:rPr>
                <w:rFonts w:hint="eastAsia" w:ascii="Times New Roman" w:hAnsi="Times New Roman" w:eastAsia="宋体" w:cs="宋体"/>
                <w:color w:val="000000"/>
                <w:sz w:val="21"/>
                <w:szCs w:val="21"/>
                <w:lang w:val="en-US" w:eastAsia="zh-CN" w:bidi="ar"/>
              </w:rPr>
              <w:t xml:space="preserve"> Medical Devices Regulation Clinical Evidence Requirements Key Changes and Clarifications</w:t>
            </w:r>
          </w:p>
        </w:tc>
      </w:tr>
      <w:tr w14:paraId="2310B5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68E0319F">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76A1D9F1">
            <w:pPr>
              <w:keepNext w:val="0"/>
              <w:keepLines w:val="0"/>
              <w:widowControl w:val="0"/>
              <w:suppressLineNumbers w:val="0"/>
              <w:spacing w:before="0" w:beforeAutospacing="0" w:after="0" w:afterAutospacing="0"/>
              <w:ind w:left="0" w:right="0"/>
              <w:jc w:val="both"/>
              <w:rPr>
                <w:rFonts w:hint="eastAsia" w:ascii="Times New Roman" w:hAnsi="Times New Roman" w:eastAsia="宋体" w:cs="宋体"/>
                <w:color w:val="000000"/>
                <w:sz w:val="21"/>
                <w:szCs w:val="21"/>
                <w:lang w:eastAsia="zh-CN" w:bidi="ar"/>
              </w:rPr>
            </w:pPr>
            <w:r>
              <w:rPr>
                <w:rFonts w:hint="eastAsia" w:ascii="Times New Roman" w:hAnsi="Times New Roman" w:eastAsia="宋体" w:cs="宋体"/>
                <w:color w:val="000000"/>
                <w:sz w:val="21"/>
                <w:szCs w:val="21"/>
                <w:lang w:bidi="ar"/>
              </w:rPr>
              <w:t>ASTM E1104-98</w:t>
            </w:r>
            <w:r>
              <w:rPr>
                <w:rFonts w:hint="eastAsia" w:ascii="Times New Roman" w:hAnsi="Times New Roman" w:eastAsia="宋体" w:cs="宋体"/>
                <w:color w:val="000000"/>
                <w:sz w:val="21"/>
                <w:szCs w:val="21"/>
                <w:lang w:eastAsia="zh-CN" w:bidi="ar"/>
              </w:rPr>
              <w:t>（</w:t>
            </w:r>
            <w:r>
              <w:rPr>
                <w:rFonts w:hint="eastAsia" w:ascii="Times New Roman" w:hAnsi="Times New Roman" w:eastAsia="宋体" w:cs="宋体"/>
                <w:color w:val="000000"/>
                <w:sz w:val="21"/>
                <w:szCs w:val="21"/>
                <w:lang w:val="en-US" w:eastAsia="zh-CN" w:bidi="ar"/>
              </w:rPr>
              <w:t>2016</w:t>
            </w:r>
            <w:r>
              <w:rPr>
                <w:rFonts w:hint="eastAsia" w:ascii="Times New Roman" w:hAnsi="Times New Roman" w:eastAsia="宋体" w:cs="宋体"/>
                <w:color w:val="000000"/>
                <w:sz w:val="21"/>
                <w:szCs w:val="21"/>
                <w:lang w:eastAsia="zh-CN" w:bidi="ar"/>
              </w:rPr>
              <w:t>）</w:t>
            </w:r>
            <w:r>
              <w:rPr>
                <w:rFonts w:hint="eastAsia" w:ascii="Times New Roman" w:hAnsi="Times New Roman" w:eastAsia="宋体" w:cs="宋体"/>
                <w:b w:val="0"/>
                <w:bCs w:val="0"/>
                <w:i w:val="0"/>
                <w:iCs w:val="0"/>
                <w:caps w:val="0"/>
                <w:color w:val="000000"/>
                <w:spacing w:val="0"/>
                <w:sz w:val="21"/>
                <w:szCs w:val="21"/>
                <w:shd w:val="clear" w:color="auto" w:fill="auto"/>
                <w:lang w:bidi="ar"/>
              </w:rPr>
              <w:t>Standard Specification for Clinical Thermometer Probe Covers and Sheaths</w:t>
            </w:r>
          </w:p>
        </w:tc>
      </w:tr>
      <w:tr w14:paraId="32FB12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73A75D88">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default"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12D2830D">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kern w:val="2"/>
                <w:sz w:val="21"/>
                <w:szCs w:val="21"/>
                <w:lang w:val="en-US" w:eastAsia="zh-CN" w:bidi="ar"/>
              </w:rPr>
            </w:pPr>
            <w:r>
              <w:rPr>
                <w:rFonts w:hint="eastAsia" w:ascii="Times New Roman" w:hAnsi="Times New Roman" w:eastAsia="宋体" w:cs="宋体"/>
                <w:i w:val="0"/>
                <w:iCs w:val="0"/>
                <w:color w:val="000000"/>
                <w:sz w:val="21"/>
                <w:szCs w:val="21"/>
                <w:u w:val="none"/>
                <w:lang w:bidi="ar"/>
              </w:rPr>
              <w:fldChar w:fldCharType="begin"/>
            </w:r>
            <w:r>
              <w:rPr>
                <w:rFonts w:hint="eastAsia" w:ascii="Times New Roman" w:hAnsi="Times New Roman" w:eastAsia="宋体" w:cs="宋体"/>
                <w:i w:val="0"/>
                <w:iCs w:val="0"/>
                <w:color w:val="000000"/>
                <w:sz w:val="21"/>
                <w:szCs w:val="21"/>
                <w:u w:val="none"/>
                <w:lang w:bidi="ar"/>
              </w:rPr>
              <w:instrText xml:space="preserve"> HYPERLINK "https://www.canada.ca/en/health-canada/services/drugs-health-products/medical-devices/application-information/guidance-documents/cybersecurity.html" </w:instrText>
            </w:r>
            <w:r>
              <w:rPr>
                <w:rFonts w:hint="eastAsia" w:ascii="Times New Roman" w:hAnsi="Times New Roman" w:eastAsia="宋体" w:cs="宋体"/>
                <w:i w:val="0"/>
                <w:iCs w:val="0"/>
                <w:color w:val="000000"/>
                <w:sz w:val="21"/>
                <w:szCs w:val="21"/>
                <w:u w:val="none"/>
                <w:lang w:bidi="ar"/>
              </w:rPr>
              <w:fldChar w:fldCharType="separate"/>
            </w:r>
            <w:r>
              <w:rPr>
                <w:rStyle w:val="27"/>
                <w:rFonts w:hint="eastAsia" w:ascii="Times New Roman" w:hAnsi="Times New Roman" w:eastAsia="宋体" w:cs="宋体"/>
                <w:i w:val="0"/>
                <w:iCs w:val="0"/>
                <w:color w:val="000000"/>
                <w:sz w:val="21"/>
                <w:szCs w:val="21"/>
                <w:u w:val="none"/>
                <w:lang w:bidi="ar"/>
              </w:rPr>
              <w:t>Pre-market Requirements for Medical Device Cybersecurity</w:t>
            </w:r>
            <w:r>
              <w:rPr>
                <w:rFonts w:hint="eastAsia" w:ascii="Times New Roman" w:hAnsi="Times New Roman" w:eastAsia="宋体" w:cs="宋体"/>
                <w:i w:val="0"/>
                <w:iCs w:val="0"/>
                <w:color w:val="000000"/>
                <w:sz w:val="21"/>
                <w:szCs w:val="21"/>
                <w:u w:val="none"/>
                <w:lang w:bidi="ar"/>
              </w:rPr>
              <w:fldChar w:fldCharType="end"/>
            </w:r>
            <w:del w:id="310" w:author="李雅静" w:date="2025-11-20T14:23:07Z">
              <w:r>
                <w:rPr>
                  <w:rFonts w:hint="default" w:ascii="Times New Roman" w:hAnsi="Times New Roman" w:eastAsia="宋体" w:cs="宋体"/>
                  <w:i w:val="0"/>
                  <w:iCs w:val="0"/>
                  <w:color w:val="000000"/>
                  <w:sz w:val="21"/>
                  <w:szCs w:val="21"/>
                  <w:lang w:val="en-US" w:bidi="ar"/>
                </w:rPr>
                <w:delText> </w:delText>
              </w:r>
            </w:del>
            <w:ins w:id="311" w:author="李雅静" w:date="2025-11-20T14:23:07Z">
              <w:r>
                <w:rPr>
                  <w:rFonts w:hint="eastAsia" w:ascii="Times New Roman" w:hAnsi="Times New Roman" w:cs="宋体"/>
                  <w:i w:val="0"/>
                  <w:iCs w:val="0"/>
                  <w:color w:val="000000"/>
                  <w:sz w:val="21"/>
                  <w:szCs w:val="21"/>
                  <w:lang w:val="en-US" w:eastAsia="zh-CN" w:bidi="ar"/>
                </w:rPr>
                <w:t xml:space="preserve"> </w:t>
              </w:r>
            </w:ins>
            <w:r>
              <w:rPr>
                <w:rFonts w:hint="eastAsia" w:ascii="Times New Roman" w:hAnsi="Times New Roman" w:eastAsia="宋体" w:cs="宋体"/>
                <w:i w:val="0"/>
                <w:iCs w:val="0"/>
                <w:color w:val="000000"/>
                <w:sz w:val="21"/>
                <w:szCs w:val="21"/>
                <w:lang w:bidi="ar"/>
              </w:rPr>
              <w:t>[2019-06-26]</w:t>
            </w:r>
          </w:p>
        </w:tc>
      </w:tr>
      <w:tr w14:paraId="3AD8E4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07748231">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default"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762AE724">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kern w:val="2"/>
                <w:sz w:val="21"/>
                <w:szCs w:val="21"/>
                <w:lang w:val="en-US" w:eastAsia="zh-CN" w:bidi="ar"/>
              </w:rPr>
            </w:pPr>
            <w:r>
              <w:rPr>
                <w:rFonts w:hint="eastAsia" w:ascii="Times New Roman" w:hAnsi="Times New Roman" w:eastAsia="宋体" w:cs="宋体"/>
                <w:i w:val="0"/>
                <w:iCs w:val="0"/>
                <w:color w:val="000000"/>
                <w:sz w:val="21"/>
                <w:szCs w:val="21"/>
                <w:u w:val="none"/>
                <w:lang w:bidi="ar"/>
              </w:rPr>
              <w:fldChar w:fldCharType="begin"/>
            </w:r>
            <w:r>
              <w:rPr>
                <w:rFonts w:hint="eastAsia" w:ascii="Times New Roman" w:hAnsi="Times New Roman" w:eastAsia="宋体" w:cs="宋体"/>
                <w:i w:val="0"/>
                <w:iCs w:val="0"/>
                <w:color w:val="000000"/>
                <w:sz w:val="21"/>
                <w:szCs w:val="21"/>
                <w:u w:val="none"/>
                <w:lang w:bidi="ar"/>
              </w:rPr>
              <w:instrText xml:space="preserve"> HYPERLINK "https://www.canada.ca/en/health-canada/services/drugs-health-products/medical-devices/application-information/guidance-documents/software-medical-device-guidance/examples.html" </w:instrText>
            </w:r>
            <w:r>
              <w:rPr>
                <w:rFonts w:hint="eastAsia" w:ascii="Times New Roman" w:hAnsi="Times New Roman" w:eastAsia="宋体" w:cs="宋体"/>
                <w:i w:val="0"/>
                <w:iCs w:val="0"/>
                <w:color w:val="000000"/>
                <w:sz w:val="21"/>
                <w:szCs w:val="21"/>
                <w:u w:val="none"/>
                <w:lang w:bidi="ar"/>
              </w:rPr>
              <w:fldChar w:fldCharType="separate"/>
            </w:r>
            <w:r>
              <w:rPr>
                <w:rStyle w:val="27"/>
                <w:rFonts w:hint="eastAsia" w:ascii="Times New Roman" w:hAnsi="Times New Roman" w:eastAsia="宋体" w:cs="宋体"/>
                <w:i w:val="0"/>
                <w:iCs w:val="0"/>
                <w:color w:val="000000"/>
                <w:sz w:val="21"/>
                <w:szCs w:val="21"/>
                <w:u w:val="none"/>
                <w:lang w:bidi="ar"/>
              </w:rPr>
              <w:t>Guidance Document Software as a Medical Device (SaMD): Classification Examples</w:t>
            </w:r>
            <w:r>
              <w:rPr>
                <w:rFonts w:hint="eastAsia" w:ascii="Times New Roman" w:hAnsi="Times New Roman" w:eastAsia="宋体" w:cs="宋体"/>
                <w:i w:val="0"/>
                <w:iCs w:val="0"/>
                <w:color w:val="000000"/>
                <w:sz w:val="21"/>
                <w:szCs w:val="21"/>
                <w:u w:val="none"/>
                <w:lang w:bidi="ar"/>
              </w:rPr>
              <w:fldChar w:fldCharType="end"/>
            </w:r>
            <w:del w:id="312" w:author="李雅静" w:date="2025-11-20T14:23:12Z">
              <w:r>
                <w:rPr>
                  <w:rFonts w:hint="default" w:ascii="Times New Roman" w:hAnsi="Times New Roman" w:eastAsia="宋体" w:cs="宋体"/>
                  <w:i w:val="0"/>
                  <w:iCs w:val="0"/>
                  <w:color w:val="000000"/>
                  <w:sz w:val="21"/>
                  <w:szCs w:val="21"/>
                  <w:lang w:val="en-US" w:bidi="ar"/>
                </w:rPr>
                <w:delText> </w:delText>
              </w:r>
            </w:del>
            <w:ins w:id="313" w:author="李雅静" w:date="2025-11-20T14:23:12Z">
              <w:r>
                <w:rPr>
                  <w:rFonts w:hint="eastAsia" w:ascii="Times New Roman" w:hAnsi="Times New Roman" w:cs="宋体"/>
                  <w:i w:val="0"/>
                  <w:iCs w:val="0"/>
                  <w:color w:val="000000"/>
                  <w:sz w:val="21"/>
                  <w:szCs w:val="21"/>
                  <w:lang w:val="en-US" w:eastAsia="zh-CN" w:bidi="ar"/>
                </w:rPr>
                <w:t xml:space="preserve"> </w:t>
              </w:r>
            </w:ins>
            <w:r>
              <w:rPr>
                <w:rFonts w:hint="eastAsia" w:ascii="Times New Roman" w:hAnsi="Times New Roman" w:eastAsia="宋体" w:cs="宋体"/>
                <w:i w:val="0"/>
                <w:iCs w:val="0"/>
                <w:color w:val="000000"/>
                <w:sz w:val="21"/>
                <w:szCs w:val="21"/>
                <w:lang w:bidi="ar"/>
              </w:rPr>
              <w:t>[2019-12-18]</w:t>
            </w:r>
          </w:p>
        </w:tc>
      </w:tr>
      <w:tr w14:paraId="20D3AD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7D4543B4">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default"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72C68A09">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kern w:val="2"/>
                <w:sz w:val="21"/>
                <w:szCs w:val="21"/>
                <w:lang w:val="en-US" w:eastAsia="zh-CN" w:bidi="ar"/>
              </w:rPr>
            </w:pPr>
            <w:r>
              <w:rPr>
                <w:rFonts w:hint="eastAsia" w:ascii="Times New Roman" w:hAnsi="Times New Roman" w:eastAsia="宋体" w:cs="宋体"/>
                <w:i w:val="0"/>
                <w:iCs w:val="0"/>
                <w:color w:val="000000"/>
                <w:sz w:val="21"/>
                <w:szCs w:val="21"/>
                <w:u w:val="none"/>
                <w:lang w:bidi="ar"/>
              </w:rPr>
              <w:fldChar w:fldCharType="begin"/>
            </w:r>
            <w:r>
              <w:rPr>
                <w:rFonts w:hint="eastAsia" w:ascii="Times New Roman" w:hAnsi="Times New Roman" w:eastAsia="宋体" w:cs="宋体"/>
                <w:i w:val="0"/>
                <w:iCs w:val="0"/>
                <w:color w:val="000000"/>
                <w:sz w:val="21"/>
                <w:szCs w:val="21"/>
                <w:u w:val="none"/>
                <w:lang w:bidi="ar"/>
              </w:rPr>
              <w:instrText xml:space="preserve"> HYPERLINK "https://www.canada.ca/en/health-canada/services/drugs-health-products/medical-devices/application-information/guidance-documents/software-medical-device-guidance-document.html" </w:instrText>
            </w:r>
            <w:r>
              <w:rPr>
                <w:rFonts w:hint="eastAsia" w:ascii="Times New Roman" w:hAnsi="Times New Roman" w:eastAsia="宋体" w:cs="宋体"/>
                <w:i w:val="0"/>
                <w:iCs w:val="0"/>
                <w:color w:val="000000"/>
                <w:sz w:val="21"/>
                <w:szCs w:val="21"/>
                <w:u w:val="none"/>
                <w:lang w:bidi="ar"/>
              </w:rPr>
              <w:fldChar w:fldCharType="separate"/>
            </w:r>
            <w:r>
              <w:rPr>
                <w:rStyle w:val="27"/>
                <w:rFonts w:hint="eastAsia" w:ascii="Times New Roman" w:hAnsi="Times New Roman" w:eastAsia="宋体" w:cs="宋体"/>
                <w:i w:val="0"/>
                <w:iCs w:val="0"/>
                <w:color w:val="000000"/>
                <w:sz w:val="21"/>
                <w:szCs w:val="21"/>
                <w:u w:val="none"/>
                <w:lang w:bidi="ar"/>
              </w:rPr>
              <w:t>Guidance</w:t>
            </w:r>
            <w:r>
              <w:rPr>
                <w:rStyle w:val="27"/>
                <w:rFonts w:hint="eastAsia" w:ascii="Times New Roman" w:hAnsi="Times New Roman" w:eastAsia="宋体" w:cs="宋体"/>
                <w:i w:val="0"/>
                <w:iCs w:val="0"/>
                <w:color w:val="000000"/>
                <w:sz w:val="21"/>
                <w:szCs w:val="21"/>
                <w:u w:val="none"/>
                <w:lang w:val="en-US" w:eastAsia="zh-CN" w:bidi="ar"/>
              </w:rPr>
              <w:t xml:space="preserve"> </w:t>
            </w:r>
            <w:r>
              <w:rPr>
                <w:rStyle w:val="27"/>
                <w:rFonts w:hint="eastAsia" w:ascii="Times New Roman" w:hAnsi="Times New Roman" w:eastAsia="宋体" w:cs="宋体"/>
                <w:i w:val="0"/>
                <w:iCs w:val="0"/>
                <w:color w:val="000000"/>
                <w:sz w:val="21"/>
                <w:szCs w:val="21"/>
                <w:u w:val="none"/>
                <w:lang w:bidi="ar"/>
              </w:rPr>
              <w:t>Document Software as a Medical Device (SaMD): Definition and Classification</w:t>
            </w:r>
            <w:r>
              <w:rPr>
                <w:rFonts w:hint="eastAsia" w:ascii="Times New Roman" w:hAnsi="Times New Roman" w:eastAsia="宋体" w:cs="宋体"/>
                <w:i w:val="0"/>
                <w:iCs w:val="0"/>
                <w:color w:val="000000"/>
                <w:sz w:val="21"/>
                <w:szCs w:val="21"/>
                <w:u w:val="none"/>
                <w:lang w:bidi="ar"/>
              </w:rPr>
              <w:fldChar w:fldCharType="end"/>
            </w:r>
            <w:r>
              <w:rPr>
                <w:rFonts w:hint="eastAsia" w:ascii="Times New Roman" w:hAnsi="Times New Roman" w:eastAsia="宋体" w:cs="宋体"/>
                <w:i w:val="0"/>
                <w:iCs w:val="0"/>
                <w:color w:val="000000"/>
                <w:sz w:val="21"/>
                <w:szCs w:val="21"/>
                <w:u w:val="none"/>
                <w:lang w:val="en-US" w:eastAsia="zh-CN" w:bidi="ar"/>
              </w:rPr>
              <w:t xml:space="preserve"> </w:t>
            </w:r>
            <w:del w:id="314" w:author="李雅静" w:date="2025-11-20T14:23:18Z">
              <w:r>
                <w:rPr>
                  <w:rFonts w:hint="eastAsia" w:ascii="Times New Roman" w:hAnsi="Times New Roman" w:eastAsia="宋体" w:cs="宋体"/>
                  <w:i w:val="0"/>
                  <w:iCs w:val="0"/>
                  <w:color w:val="000000"/>
                  <w:sz w:val="21"/>
                  <w:szCs w:val="21"/>
                  <w:lang w:bidi="ar"/>
                </w:rPr>
                <w:delText> </w:delText>
              </w:r>
            </w:del>
            <w:r>
              <w:rPr>
                <w:rFonts w:hint="eastAsia" w:ascii="Times New Roman" w:hAnsi="Times New Roman" w:eastAsia="宋体" w:cs="宋体"/>
                <w:i w:val="0"/>
                <w:iCs w:val="0"/>
                <w:color w:val="000000"/>
                <w:sz w:val="21"/>
                <w:szCs w:val="21"/>
                <w:lang w:bidi="ar"/>
              </w:rPr>
              <w:t>[2019-12-18]</w:t>
            </w:r>
          </w:p>
        </w:tc>
      </w:tr>
      <w:tr w14:paraId="0D84F7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67E8D6B4">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687E16A0">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lang w:val="en-US" w:eastAsia="zh-CN" w:bidi="ar"/>
              </w:rPr>
            </w:pPr>
            <w:r>
              <w:rPr>
                <w:rFonts w:hint="eastAsia" w:ascii="Times New Roman" w:hAnsi="Times New Roman" w:eastAsia="宋体" w:cs="宋体"/>
                <w:color w:val="000000"/>
                <w:sz w:val="21"/>
                <w:szCs w:val="21"/>
                <w:highlight w:val="none"/>
                <w:lang w:val="en-US" w:eastAsia="zh-CN" w:bidi="ar"/>
              </w:rPr>
              <w:t xml:space="preserve">Medical Devices Regulations (SOR/98-282)Part 1 </w:t>
            </w:r>
          </w:p>
        </w:tc>
      </w:tr>
      <w:tr w14:paraId="3B3C1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4B3CE121">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4A4152C1">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lang w:val="en-US" w:eastAsia="zh-CN" w:bidi="ar"/>
              </w:rPr>
            </w:pPr>
            <w:r>
              <w:rPr>
                <w:rFonts w:hint="eastAsia" w:ascii="Times New Roman" w:hAnsi="Times New Roman" w:eastAsia="宋体" w:cs="宋体"/>
                <w:color w:val="000000"/>
                <w:sz w:val="21"/>
                <w:szCs w:val="21"/>
                <w:lang w:val="en-US" w:eastAsia="zh-CN" w:bidi="ar"/>
              </w:rPr>
              <w:t>Medical Devices Post Market Surveillance Global Guidance for Adverse Event Reporting for Medical Devices</w:t>
            </w:r>
          </w:p>
        </w:tc>
      </w:tr>
      <w:tr w14:paraId="76B2CA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41173118">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255AA33C">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lang w:val="en-US" w:eastAsia="zh-CN" w:bidi="ar"/>
              </w:rPr>
            </w:pPr>
            <w:r>
              <w:rPr>
                <w:rFonts w:hint="eastAsia" w:ascii="Times New Roman" w:hAnsi="Times New Roman" w:eastAsia="宋体" w:cs="宋体"/>
                <w:color w:val="000000"/>
                <w:sz w:val="21"/>
                <w:szCs w:val="21"/>
                <w:lang w:val="en-US" w:eastAsia="zh-CN" w:bidi="ar"/>
              </w:rPr>
              <w:t>How to Complete the Application for a New Medical Device Licence Medical Device Licence Amendment for a Private Label Medical Device</w:t>
            </w:r>
          </w:p>
        </w:tc>
      </w:tr>
      <w:tr w14:paraId="795BC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4A3C6CBD">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40F2F12C">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lang w:val="en-US" w:eastAsia="zh-CN" w:bidi="ar"/>
              </w:rPr>
            </w:pPr>
            <w:r>
              <w:rPr>
                <w:rFonts w:hint="eastAsia" w:ascii="Times New Roman" w:hAnsi="Times New Roman" w:eastAsia="宋体" w:cs="宋体"/>
                <w:color w:val="000000"/>
                <w:sz w:val="21"/>
                <w:szCs w:val="21"/>
                <w:lang w:val="en-US" w:eastAsia="zh-CN" w:bidi="ar"/>
              </w:rPr>
              <w:t>Management of Applications for Medical  Device Licences</w:t>
            </w:r>
          </w:p>
        </w:tc>
      </w:tr>
      <w:tr w14:paraId="3D9B2F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358B3B34">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072C67FE">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lang w:val="en-US" w:eastAsia="zh-CN" w:bidi="ar"/>
              </w:rPr>
            </w:pPr>
            <w:r>
              <w:rPr>
                <w:rFonts w:hint="eastAsia" w:ascii="Times New Roman" w:hAnsi="Times New Roman" w:eastAsia="宋体" w:cs="宋体"/>
                <w:color w:val="000000"/>
                <w:sz w:val="21"/>
                <w:szCs w:val="21"/>
                <w:lang w:val="en-US" w:eastAsia="zh-CN" w:bidi="ar"/>
              </w:rPr>
              <w:t xml:space="preserve"> Guidance for the Interpretation of Significant Change of a Medical Device</w:t>
            </w:r>
          </w:p>
        </w:tc>
      </w:tr>
      <w:tr w14:paraId="77971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56B25591">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37A726A4">
            <w:pPr>
              <w:keepNext w:val="0"/>
              <w:keepLines w:val="0"/>
              <w:widowControl w:val="0"/>
              <w:suppressLineNumbers w:val="0"/>
              <w:spacing w:before="0" w:beforeAutospacing="0" w:after="0" w:afterAutospacing="0"/>
              <w:ind w:left="0" w:right="0"/>
              <w:jc w:val="both"/>
              <w:textAlignment w:val="auto"/>
              <w:rPr>
                <w:rFonts w:hint="eastAsia" w:ascii="Times New Roman" w:hAnsi="Times New Roman" w:eastAsia="宋体" w:cs="宋体"/>
                <w:color w:val="000000"/>
                <w:sz w:val="21"/>
                <w:szCs w:val="21"/>
                <w:lang w:val="en-US" w:eastAsia="zh-CN" w:bidi="ar"/>
              </w:rPr>
            </w:pPr>
            <w:r>
              <w:rPr>
                <w:rFonts w:hint="eastAsia" w:ascii="Times New Roman" w:hAnsi="Times New Roman" w:eastAsia="宋体" w:cs="宋体"/>
                <w:i w:val="0"/>
                <w:iCs w:val="0"/>
                <w:color w:val="000000"/>
                <w:kern w:val="2"/>
                <w:sz w:val="21"/>
                <w:szCs w:val="21"/>
                <w:u w:val="none"/>
                <w:lang w:val="en-US" w:eastAsia="zh-CN" w:bidi="ar"/>
              </w:rPr>
              <w:t>Guidance for the</w:t>
            </w:r>
            <w:r>
              <w:rPr>
                <w:rStyle w:val="66"/>
                <w:rFonts w:ascii="Times New Roman" w:hAnsi="Times New Roman" w:eastAsia="宋体" w:cs="宋体"/>
                <w:i w:val="0"/>
                <w:iCs w:val="0"/>
                <w:color w:val="000000"/>
                <w:sz w:val="21"/>
                <w:szCs w:val="21"/>
                <w:lang w:val="en-US" w:eastAsia="zh-CN" w:bidi="ar"/>
              </w:rPr>
              <w:t xml:space="preserve"> Labelling</w:t>
            </w:r>
            <w:r>
              <w:rPr>
                <w:rStyle w:val="60"/>
                <w:rFonts w:ascii="Times New Roman" w:hAnsi="Times New Roman" w:eastAsia="宋体" w:cs="宋体"/>
                <w:color w:val="000000"/>
                <w:sz w:val="21"/>
                <w:szCs w:val="21"/>
                <w:lang w:val="en-US" w:eastAsia="zh-CN" w:bidi="ar"/>
              </w:rPr>
              <w:t xml:space="preserve"> of Medical Devices, Not Including In Vitro Diagnostic Devices - Appendices for the Labelling of Soft Contact Lenses, Decorative Contact Lenses, and Menstrual Tampons</w:t>
            </w:r>
          </w:p>
        </w:tc>
      </w:tr>
      <w:tr w14:paraId="0A4ECB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45219733">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259356E4">
            <w:pPr>
              <w:keepNext w:val="0"/>
              <w:keepLines w:val="0"/>
              <w:widowControl w:val="0"/>
              <w:suppressLineNumbers w:val="0"/>
              <w:spacing w:before="0" w:beforeAutospacing="0" w:after="0" w:afterAutospacing="0"/>
              <w:ind w:left="0" w:right="0"/>
              <w:jc w:val="both"/>
              <w:textAlignment w:val="auto"/>
              <w:rPr>
                <w:rFonts w:hint="eastAsia" w:ascii="Times New Roman" w:hAnsi="Times New Roman" w:eastAsia="宋体" w:cs="宋体"/>
                <w:color w:val="000000"/>
                <w:sz w:val="21"/>
                <w:szCs w:val="21"/>
                <w:lang w:val="en-US" w:eastAsia="zh-CN" w:bidi="ar"/>
              </w:rPr>
            </w:pPr>
            <w:r>
              <w:rPr>
                <w:rFonts w:hint="eastAsia" w:ascii="Times New Roman" w:hAnsi="Times New Roman" w:eastAsia="宋体" w:cs="宋体"/>
                <w:i w:val="0"/>
                <w:iCs w:val="0"/>
                <w:color w:val="000000"/>
                <w:kern w:val="2"/>
                <w:sz w:val="21"/>
                <w:szCs w:val="21"/>
                <w:u w:val="none"/>
                <w:lang w:val="en-US" w:eastAsia="zh-CN" w:bidi="ar"/>
              </w:rPr>
              <w:t>Guidance for the Interpretation of Sections 28 to 31 - Licence Application Type</w:t>
            </w:r>
          </w:p>
        </w:tc>
      </w:tr>
      <w:tr w14:paraId="718FA2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41337225">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6242CC38">
            <w:pPr>
              <w:keepNext w:val="0"/>
              <w:keepLines w:val="0"/>
              <w:widowControl w:val="0"/>
              <w:suppressLineNumbers w:val="0"/>
              <w:spacing w:before="0" w:beforeAutospacing="0" w:after="0" w:afterAutospacing="0"/>
              <w:ind w:left="0" w:right="0"/>
              <w:jc w:val="both"/>
              <w:textAlignment w:val="auto"/>
              <w:rPr>
                <w:rFonts w:hint="eastAsia" w:ascii="Times New Roman" w:hAnsi="Times New Roman" w:eastAsia="宋体" w:cs="宋体"/>
                <w:color w:val="000000"/>
                <w:sz w:val="21"/>
                <w:szCs w:val="21"/>
                <w:lang w:val="en-US" w:eastAsia="zh-CN" w:bidi="ar"/>
              </w:rPr>
            </w:pPr>
            <w:r>
              <w:rPr>
                <w:rFonts w:hint="eastAsia" w:ascii="Times New Roman" w:hAnsi="Times New Roman" w:eastAsia="宋体" w:cs="宋体"/>
                <w:i w:val="0"/>
                <w:iCs w:val="0"/>
                <w:color w:val="000000"/>
                <w:kern w:val="2"/>
                <w:sz w:val="21"/>
                <w:szCs w:val="21"/>
                <w:u w:val="none"/>
                <w:lang w:val="en-US" w:eastAsia="zh-CN" w:bidi="ar"/>
              </w:rPr>
              <w:t>Guidance on How to Complete the Application for a New Medical Device License</w:t>
            </w:r>
          </w:p>
        </w:tc>
      </w:tr>
      <w:tr w14:paraId="338D71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49CC88E4">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76A5A043">
            <w:pPr>
              <w:keepNext w:val="0"/>
              <w:keepLines w:val="0"/>
              <w:widowControl w:val="0"/>
              <w:suppressLineNumbers w:val="0"/>
              <w:spacing w:before="0" w:beforeAutospacing="0" w:after="0" w:afterAutospacing="0"/>
              <w:ind w:left="0" w:right="0"/>
              <w:jc w:val="both"/>
              <w:textAlignment w:val="auto"/>
              <w:rPr>
                <w:rFonts w:hint="eastAsia" w:ascii="Times New Roman" w:hAnsi="Times New Roman" w:eastAsia="宋体" w:cs="宋体"/>
                <w:color w:val="000000"/>
                <w:sz w:val="21"/>
                <w:szCs w:val="21"/>
                <w:lang w:val="en-US" w:eastAsia="zh-CN" w:bidi="ar"/>
              </w:rPr>
            </w:pPr>
            <w:r>
              <w:rPr>
                <w:rFonts w:hint="eastAsia" w:ascii="Times New Roman" w:hAnsi="Times New Roman" w:eastAsia="宋体" w:cs="宋体"/>
                <w:i w:val="0"/>
                <w:iCs w:val="0"/>
                <w:color w:val="000000"/>
                <w:kern w:val="2"/>
                <w:sz w:val="21"/>
                <w:szCs w:val="21"/>
                <w:u w:val="none"/>
                <w:lang w:val="en-US" w:eastAsia="zh-CN" w:bidi="ar"/>
              </w:rPr>
              <w:t>Guidance on Medical Device Establishment Licensing (GUI-0016)</w:t>
            </w:r>
          </w:p>
        </w:tc>
      </w:tr>
      <w:tr w14:paraId="246C1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748ED7C3">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2AEA7878">
            <w:pPr>
              <w:keepNext w:val="0"/>
              <w:keepLines w:val="0"/>
              <w:widowControl w:val="0"/>
              <w:suppressLineNumbers w:val="0"/>
              <w:spacing w:before="0" w:beforeAutospacing="0" w:after="0" w:afterAutospacing="0"/>
              <w:ind w:left="0" w:right="0"/>
              <w:jc w:val="both"/>
              <w:textAlignment w:val="auto"/>
              <w:rPr>
                <w:rFonts w:hint="eastAsia" w:ascii="Times New Roman" w:hAnsi="Times New Roman" w:eastAsia="宋体" w:cs="宋体"/>
                <w:color w:val="000000"/>
                <w:sz w:val="21"/>
                <w:szCs w:val="21"/>
                <w:lang w:val="en-US" w:eastAsia="zh-CN" w:bidi="ar"/>
              </w:rPr>
            </w:pPr>
            <w:r>
              <w:rPr>
                <w:rFonts w:hint="eastAsia" w:ascii="Times New Roman" w:hAnsi="Times New Roman" w:eastAsia="宋体" w:cs="宋体"/>
                <w:i w:val="0"/>
                <w:iCs w:val="0"/>
                <w:color w:val="000000"/>
                <w:kern w:val="2"/>
                <w:sz w:val="21"/>
                <w:szCs w:val="21"/>
                <w:u w:val="none"/>
                <w:lang w:val="en-US" w:eastAsia="zh-CN" w:bidi="ar"/>
              </w:rPr>
              <w:t>Guidance on the Risk-Based Classification System for Non-In Vitro Diagnostic Devices (Non-IVDDs)</w:t>
            </w:r>
          </w:p>
        </w:tc>
      </w:tr>
      <w:tr w14:paraId="1C8D37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315BB1BB">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3935979A">
            <w:pPr>
              <w:keepNext w:val="0"/>
              <w:keepLines w:val="0"/>
              <w:widowControl w:val="0"/>
              <w:suppressLineNumbers w:val="0"/>
              <w:spacing w:before="0" w:beforeAutospacing="0" w:after="0" w:afterAutospacing="0"/>
              <w:ind w:left="0" w:right="0"/>
              <w:jc w:val="both"/>
              <w:textAlignment w:val="auto"/>
              <w:rPr>
                <w:rFonts w:hint="eastAsia" w:ascii="Times New Roman" w:hAnsi="Times New Roman" w:eastAsia="宋体" w:cs="宋体"/>
                <w:color w:val="000000"/>
                <w:sz w:val="21"/>
                <w:szCs w:val="21"/>
                <w:lang w:val="en-US" w:eastAsia="zh-CN" w:bidi="ar"/>
              </w:rPr>
            </w:pPr>
            <w:r>
              <w:rPr>
                <w:rFonts w:hint="eastAsia" w:ascii="Times New Roman" w:hAnsi="Times New Roman" w:eastAsia="宋体" w:cs="宋体"/>
                <w:color w:val="000000"/>
                <w:sz w:val="21"/>
                <w:szCs w:val="21"/>
                <w:lang w:val="en-US" w:eastAsia="zh-CN" w:bidi="ar"/>
              </w:rPr>
              <w:t>Pre-Market Requirements for Medical Device Cybersecurity</w:t>
            </w:r>
          </w:p>
        </w:tc>
      </w:tr>
      <w:tr w14:paraId="2155CD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37FDDC74">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59B3947F">
            <w:pPr>
              <w:keepNext w:val="0"/>
              <w:keepLines w:val="0"/>
              <w:widowControl w:val="0"/>
              <w:suppressLineNumbers w:val="0"/>
              <w:spacing w:before="0" w:beforeAutospacing="0" w:after="0" w:afterAutospacing="0"/>
              <w:ind w:left="0" w:right="0"/>
              <w:jc w:val="both"/>
              <w:textAlignment w:val="auto"/>
              <w:rPr>
                <w:rFonts w:hint="eastAsia" w:ascii="Times New Roman" w:hAnsi="Times New Roman" w:eastAsia="宋体" w:cs="宋体"/>
                <w:color w:val="000000"/>
                <w:sz w:val="21"/>
                <w:szCs w:val="21"/>
                <w:lang w:val="en-US" w:eastAsia="zh-CN" w:bidi="ar"/>
              </w:rPr>
            </w:pPr>
            <w:r>
              <w:rPr>
                <w:rFonts w:hint="eastAsia" w:ascii="Times New Roman" w:hAnsi="Times New Roman" w:eastAsia="宋体" w:cs="宋体"/>
                <w:i w:val="0"/>
                <w:iCs w:val="0"/>
                <w:color w:val="000000"/>
                <w:kern w:val="2"/>
                <w:sz w:val="21"/>
                <w:szCs w:val="21"/>
                <w:u w:val="none"/>
                <w:lang w:val="en-US" w:eastAsia="zh-CN" w:bidi="ar"/>
              </w:rPr>
              <w:t xml:space="preserve">Therapeutic Goods Act 1989 Volume 1  409 </w:t>
            </w:r>
            <w:r>
              <w:rPr>
                <w:rStyle w:val="67"/>
                <w:rFonts w:ascii="Times New Roman" w:hAnsi="Times New Roman" w:eastAsia="宋体" w:cs="宋体"/>
                <w:sz w:val="21"/>
                <w:szCs w:val="21"/>
                <w:lang w:val="en-US" w:eastAsia="zh-CN" w:bidi="ar"/>
              </w:rPr>
              <w:t>pages</w:t>
            </w:r>
          </w:p>
        </w:tc>
      </w:tr>
      <w:tr w14:paraId="297B56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2A1E03D9">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5AF761A6">
            <w:pPr>
              <w:keepNext w:val="0"/>
              <w:keepLines w:val="0"/>
              <w:widowControl w:val="0"/>
              <w:suppressLineNumbers w:val="0"/>
              <w:spacing w:before="0" w:beforeAutospacing="0" w:after="0" w:afterAutospacing="0"/>
              <w:ind w:left="0" w:right="0"/>
              <w:jc w:val="both"/>
              <w:textAlignment w:val="auto"/>
              <w:rPr>
                <w:rFonts w:hint="eastAsia" w:ascii="Times New Roman" w:hAnsi="Times New Roman" w:eastAsia="宋体" w:cs="宋体"/>
                <w:color w:val="000000"/>
                <w:sz w:val="21"/>
                <w:szCs w:val="21"/>
                <w:lang w:val="en-US" w:eastAsia="zh-CN" w:bidi="ar"/>
              </w:rPr>
            </w:pPr>
            <w:r>
              <w:rPr>
                <w:rStyle w:val="61"/>
                <w:rFonts w:ascii="Times New Roman" w:hAnsi="Times New Roman" w:eastAsia="宋体" w:cs="宋体"/>
                <w:sz w:val="21"/>
                <w:szCs w:val="21"/>
                <w:lang w:val="en-US" w:eastAsia="zh-CN" w:bidi="ar"/>
              </w:rPr>
              <w:t xml:space="preserve">Therapeutic Goods Act 1989 Volume 2 </w:t>
            </w:r>
            <w:r>
              <w:rPr>
                <w:rFonts w:hint="eastAsia" w:ascii="Times New Roman" w:hAnsi="Times New Roman" w:eastAsia="宋体" w:cs="宋体"/>
                <w:i w:val="0"/>
                <w:iCs w:val="0"/>
                <w:color w:val="000000"/>
                <w:kern w:val="2"/>
                <w:sz w:val="21"/>
                <w:szCs w:val="21"/>
                <w:u w:val="none"/>
                <w:lang w:val="en-US" w:eastAsia="zh-CN" w:bidi="ar"/>
              </w:rPr>
              <w:t xml:space="preserve"> 453</w:t>
            </w:r>
            <w:r>
              <w:rPr>
                <w:rStyle w:val="61"/>
                <w:rFonts w:ascii="Times New Roman" w:hAnsi="Times New Roman" w:eastAsia="宋体" w:cs="宋体"/>
                <w:sz w:val="21"/>
                <w:szCs w:val="21"/>
                <w:lang w:val="en-US" w:eastAsia="zh-CN" w:bidi="ar"/>
              </w:rPr>
              <w:t xml:space="preserve"> pages</w:t>
            </w:r>
          </w:p>
        </w:tc>
      </w:tr>
      <w:tr w14:paraId="5ABAA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3F1F7665">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default"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10E2D929">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u w:val="none"/>
                <w:lang w:bidi="ar"/>
              </w:rPr>
            </w:pPr>
            <w:r>
              <w:rPr>
                <w:rFonts w:hint="eastAsia" w:ascii="Times New Roman" w:hAnsi="Times New Roman" w:eastAsia="宋体" w:cs="宋体"/>
                <w:color w:val="000000"/>
                <w:sz w:val="21"/>
                <w:szCs w:val="21"/>
                <w:lang w:val="en-US" w:eastAsia="zh-CN" w:bidi="ar"/>
              </w:rPr>
              <w:t>Therapeutic Goods (Medical Devices) Regulations 2002</w:t>
            </w:r>
          </w:p>
        </w:tc>
      </w:tr>
      <w:tr w14:paraId="08148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1262B6D2">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56B9BECE">
            <w:pPr>
              <w:keepNext w:val="0"/>
              <w:keepLines w:val="0"/>
              <w:widowControl w:val="0"/>
              <w:suppressLineNumbers w:val="0"/>
              <w:spacing w:before="0" w:beforeAutospacing="0" w:after="0" w:afterAutospacing="0"/>
              <w:ind w:left="0" w:right="0"/>
              <w:jc w:val="both"/>
              <w:textAlignment w:val="auto"/>
              <w:rPr>
                <w:rFonts w:hint="eastAsia" w:ascii="Times New Roman" w:hAnsi="Times New Roman" w:eastAsia="宋体" w:cs="宋体"/>
                <w:color w:val="000000"/>
                <w:sz w:val="21"/>
                <w:szCs w:val="21"/>
                <w:highlight w:val="none"/>
                <w:lang w:val="en-US" w:eastAsia="zh-CN" w:bidi="ar"/>
              </w:rPr>
            </w:pPr>
            <w:r>
              <w:rPr>
                <w:rFonts w:hint="eastAsia" w:ascii="Times New Roman" w:hAnsi="Times New Roman" w:eastAsia="宋体" w:cs="宋体"/>
                <w:i w:val="0"/>
                <w:iCs w:val="0"/>
                <w:color w:val="000000"/>
                <w:kern w:val="2"/>
                <w:sz w:val="21"/>
                <w:szCs w:val="21"/>
                <w:u w:val="none"/>
                <w:lang w:val="en-US" w:eastAsia="zh-CN" w:bidi="ar"/>
              </w:rPr>
              <w:t>Australian Regulatory Guidelines for Advertising Therapeutic Goods (ARGATG)Guidance for advertisers</w:t>
            </w:r>
          </w:p>
        </w:tc>
      </w:tr>
      <w:tr w14:paraId="39F2C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0688B736">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434159CA">
            <w:pPr>
              <w:keepNext w:val="0"/>
              <w:keepLines w:val="0"/>
              <w:widowControl w:val="0"/>
              <w:suppressLineNumbers w:val="0"/>
              <w:spacing w:before="0" w:beforeAutospacing="0" w:after="0" w:afterAutospacing="0"/>
              <w:ind w:left="0" w:right="0"/>
              <w:jc w:val="both"/>
              <w:textAlignment w:val="auto"/>
              <w:rPr>
                <w:rFonts w:hint="eastAsia" w:ascii="Times New Roman" w:hAnsi="Times New Roman" w:eastAsia="宋体" w:cs="宋体"/>
                <w:color w:val="000000"/>
                <w:sz w:val="21"/>
                <w:szCs w:val="21"/>
                <w:highlight w:val="none"/>
                <w:lang w:val="en-US" w:eastAsia="zh-CN" w:bidi="ar"/>
              </w:rPr>
            </w:pPr>
            <w:r>
              <w:rPr>
                <w:rFonts w:hint="eastAsia" w:ascii="Times New Roman" w:hAnsi="Times New Roman" w:eastAsia="宋体" w:cs="宋体"/>
                <w:i w:val="0"/>
                <w:iCs w:val="0"/>
                <w:color w:val="000000"/>
                <w:kern w:val="2"/>
                <w:sz w:val="21"/>
                <w:szCs w:val="21"/>
                <w:u w:val="none"/>
                <w:lang w:val="en-US" w:eastAsia="zh-CN" w:bidi="ar"/>
              </w:rPr>
              <w:t>Medical device cyber security guidance for industry</w:t>
            </w:r>
          </w:p>
        </w:tc>
      </w:tr>
      <w:tr w14:paraId="1338FE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5205F8FF">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1ABE0701">
            <w:pPr>
              <w:keepNext w:val="0"/>
              <w:keepLines w:val="0"/>
              <w:widowControl w:val="0"/>
              <w:suppressLineNumbers w:val="0"/>
              <w:spacing w:before="0" w:beforeAutospacing="0" w:after="0" w:afterAutospacing="0"/>
              <w:ind w:left="0" w:right="0"/>
              <w:jc w:val="both"/>
              <w:textAlignment w:val="auto"/>
              <w:rPr>
                <w:rFonts w:hint="eastAsia" w:ascii="Times New Roman" w:hAnsi="Times New Roman" w:eastAsia="宋体" w:cs="宋体"/>
                <w:color w:val="000000"/>
                <w:sz w:val="21"/>
                <w:szCs w:val="21"/>
                <w:highlight w:val="none"/>
                <w:lang w:val="en-US" w:eastAsia="zh-CN" w:bidi="ar"/>
              </w:rPr>
            </w:pPr>
            <w:r>
              <w:rPr>
                <w:rFonts w:hint="eastAsia" w:ascii="Times New Roman" w:hAnsi="Times New Roman" w:eastAsia="宋体" w:cs="宋体"/>
                <w:i w:val="0"/>
                <w:iCs w:val="0"/>
                <w:color w:val="000000"/>
                <w:kern w:val="2"/>
                <w:sz w:val="21"/>
                <w:szCs w:val="21"/>
                <w:u w:val="none"/>
                <w:lang w:val="en-US" w:eastAsia="zh-CN" w:bidi="ar"/>
              </w:rPr>
              <w:t>Australian Regulatory Guidelines for Medical Devices (ARGMD)</w:t>
            </w:r>
          </w:p>
        </w:tc>
      </w:tr>
      <w:tr w14:paraId="39CEC8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72DC1ED7">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0E5755E1">
            <w:pPr>
              <w:keepNext w:val="0"/>
              <w:keepLines w:val="0"/>
              <w:widowControl w:val="0"/>
              <w:suppressLineNumbers w:val="0"/>
              <w:spacing w:before="0" w:beforeAutospacing="0" w:after="0" w:afterAutospacing="0"/>
              <w:ind w:left="0" w:right="0"/>
              <w:jc w:val="both"/>
              <w:textAlignment w:val="auto"/>
              <w:rPr>
                <w:rFonts w:hint="eastAsia" w:ascii="Times New Roman" w:hAnsi="Times New Roman" w:eastAsia="宋体" w:cs="宋体"/>
                <w:color w:val="000000"/>
                <w:sz w:val="21"/>
                <w:szCs w:val="21"/>
                <w:highlight w:val="none"/>
                <w:lang w:val="en-US" w:eastAsia="zh-CN" w:bidi="ar"/>
              </w:rPr>
            </w:pPr>
            <w:r>
              <w:rPr>
                <w:rFonts w:hint="eastAsia" w:ascii="Times New Roman" w:hAnsi="Times New Roman" w:eastAsia="宋体" w:cs="宋体"/>
                <w:i w:val="0"/>
                <w:iCs w:val="0"/>
                <w:color w:val="000000"/>
                <w:kern w:val="2"/>
                <w:sz w:val="21"/>
                <w:szCs w:val="21"/>
                <w:u w:val="none"/>
                <w:lang w:val="en-US" w:eastAsia="zh-CN" w:bidi="ar"/>
              </w:rPr>
              <w:t>Researcher Considerations for Medical Devices - Meeting the Evidence Requirements for Market Authorisation</w:t>
            </w:r>
          </w:p>
        </w:tc>
      </w:tr>
      <w:tr w14:paraId="467F6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066AF8C2">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19964614">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highlight w:val="none"/>
                <w:lang w:val="en-US" w:eastAsia="zh-CN" w:bidi="ar"/>
              </w:rPr>
            </w:pPr>
            <w:r>
              <w:rPr>
                <w:rFonts w:hint="eastAsia" w:ascii="Times New Roman" w:hAnsi="Times New Roman" w:eastAsia="宋体" w:cs="宋体"/>
                <w:color w:val="000000"/>
                <w:sz w:val="21"/>
                <w:szCs w:val="21"/>
                <w:highlight w:val="none"/>
                <w:lang w:val="en-US" w:eastAsia="zh-CN" w:bidi="ar"/>
              </w:rPr>
              <w:t>Therapeutic Goods Legislation Amendment (2024 Measures No. 3) Regulations 2024</w:t>
            </w:r>
          </w:p>
        </w:tc>
      </w:tr>
      <w:tr w14:paraId="0B78D8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301ED1B1">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413D1C16">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highlight w:val="none"/>
                <w:lang w:val="en-US" w:eastAsia="zh-CN" w:bidi="ar"/>
              </w:rPr>
            </w:pPr>
            <w:r>
              <w:rPr>
                <w:rFonts w:hint="eastAsia" w:ascii="Times New Roman" w:hAnsi="Times New Roman" w:eastAsia="宋体" w:cs="宋体"/>
                <w:color w:val="000000"/>
                <w:sz w:val="21"/>
                <w:szCs w:val="21"/>
                <w:lang w:val="en-US" w:eastAsia="zh-CN" w:bidi="ar"/>
              </w:rPr>
              <w:t>Therapeutic Goods (Medical Devices) Regulations 2002 Schedule 3, Part 1 -Full Quality Assurance System</w:t>
            </w:r>
          </w:p>
        </w:tc>
      </w:tr>
      <w:tr w14:paraId="6ADFDE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6A3437CC">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504ED148">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highlight w:val="none"/>
                <w:lang w:val="en-US" w:eastAsia="zh-CN" w:bidi="ar"/>
              </w:rPr>
            </w:pPr>
            <w:r>
              <w:rPr>
                <w:rFonts w:hint="eastAsia" w:ascii="Times New Roman" w:hAnsi="Times New Roman" w:eastAsia="宋体" w:cs="宋体"/>
                <w:color w:val="000000"/>
                <w:sz w:val="21"/>
                <w:szCs w:val="21"/>
                <w:highlight w:val="none"/>
                <w:lang w:val="en-US" w:eastAsia="zh-CN" w:bidi="ar"/>
              </w:rPr>
              <w:t>Ordinance 384</w:t>
            </w:r>
          </w:p>
        </w:tc>
      </w:tr>
      <w:tr w14:paraId="50CE7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32787EFE">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56A01BF1">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highlight w:val="none"/>
                <w:lang w:val="en-US" w:eastAsia="zh-CN" w:bidi="ar"/>
              </w:rPr>
            </w:pPr>
            <w:r>
              <w:rPr>
                <w:rFonts w:hint="eastAsia" w:ascii="Times New Roman" w:hAnsi="Times New Roman" w:eastAsia="宋体" w:cs="宋体"/>
                <w:color w:val="000000"/>
                <w:sz w:val="21"/>
                <w:szCs w:val="21"/>
                <w:highlight w:val="none"/>
                <w:lang w:val="en-US" w:eastAsia="zh-CN" w:bidi="ar"/>
              </w:rPr>
              <w:t>RDC NO.185 2001 Classification  and  Registration Requirements of Medical  Products</w:t>
            </w:r>
          </w:p>
        </w:tc>
      </w:tr>
      <w:tr w14:paraId="6A7D6B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37B6FFD2">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1EC05BFA">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highlight w:val="none"/>
                <w:lang w:val="en-US" w:eastAsia="zh-CN" w:bidi="ar"/>
              </w:rPr>
            </w:pPr>
            <w:r>
              <w:rPr>
                <w:rFonts w:hint="eastAsia" w:ascii="Times New Roman" w:hAnsi="Times New Roman" w:eastAsia="宋体" w:cs="宋体"/>
                <w:color w:val="000000"/>
                <w:sz w:val="21"/>
                <w:szCs w:val="21"/>
                <w:highlight w:val="none"/>
                <w:lang w:val="en-US" w:eastAsia="zh-CN" w:bidi="ar"/>
              </w:rPr>
              <w:t>RDCRDC Nº 546 2021 Dispõe sobre os requisitos essenciais</w:t>
            </w:r>
          </w:p>
        </w:tc>
      </w:tr>
      <w:tr w14:paraId="388AFE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73E52232">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0CD16CA7">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lang w:eastAsia="zh-CN" w:bidi="ar"/>
              </w:rPr>
            </w:pPr>
            <w:r>
              <w:rPr>
                <w:rFonts w:hint="eastAsia" w:ascii="Times New Roman" w:hAnsi="Times New Roman" w:eastAsia="宋体" w:cs="宋体"/>
                <w:color w:val="000000"/>
                <w:sz w:val="21"/>
                <w:szCs w:val="21"/>
                <w:highlight w:val="none"/>
                <w:lang w:val="en-US" w:eastAsia="zh-CN" w:bidi="ar"/>
              </w:rPr>
              <w:t>RDC ANVISA 665/2022 -Good Manufacturing Practices</w:t>
            </w:r>
          </w:p>
        </w:tc>
      </w:tr>
      <w:tr w14:paraId="66635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1BF1B357">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585C30E4">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highlight w:val="none"/>
                <w:lang w:val="en-US" w:eastAsia="zh-CN" w:bidi="ar"/>
              </w:rPr>
            </w:pPr>
            <w:r>
              <w:rPr>
                <w:rFonts w:hint="eastAsia" w:ascii="Times New Roman" w:hAnsi="Times New Roman" w:eastAsia="宋体" w:cs="宋体"/>
                <w:color w:val="000000"/>
                <w:sz w:val="21"/>
                <w:szCs w:val="21"/>
                <w:lang w:val="en-US" w:eastAsia="zh-CN" w:bidi="ar"/>
              </w:rPr>
              <w:t>RDC ANVISA n. 551/2021 -Field Actions</w:t>
            </w:r>
          </w:p>
        </w:tc>
      </w:tr>
      <w:tr w14:paraId="0BF909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0DAD97C4">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5FD2FA0C">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highlight w:val="none"/>
                <w:lang w:val="en-US" w:eastAsia="zh-CN" w:bidi="ar"/>
              </w:rPr>
            </w:pPr>
            <w:r>
              <w:rPr>
                <w:rFonts w:hint="eastAsia" w:ascii="Times New Roman" w:hAnsi="Times New Roman" w:eastAsia="宋体" w:cs="宋体"/>
                <w:color w:val="000000"/>
                <w:sz w:val="21"/>
                <w:szCs w:val="21"/>
                <w:lang w:val="en-US" w:eastAsia="zh-CN" w:bidi="ar"/>
              </w:rPr>
              <w:t>RDC ANVISA n.67/2009 -Vigilance</w:t>
            </w:r>
          </w:p>
        </w:tc>
      </w:tr>
      <w:tr w14:paraId="21DA1C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40D63DBA">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14C91ABA">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highlight w:val="none"/>
                <w:lang w:val="en-US" w:eastAsia="zh-CN" w:bidi="ar"/>
              </w:rPr>
            </w:pPr>
            <w:r>
              <w:rPr>
                <w:rFonts w:hint="eastAsia" w:ascii="Times New Roman" w:hAnsi="Times New Roman" w:eastAsia="宋体" w:cs="宋体"/>
                <w:color w:val="000000"/>
                <w:sz w:val="21"/>
                <w:szCs w:val="21"/>
                <w:highlight w:val="none"/>
                <w:lang w:val="en-US" w:eastAsia="zh-CN" w:bidi="ar"/>
              </w:rPr>
              <w:t>Guia 38-2020 Guidance on Principles for Medical Device Cybersecurity</w:t>
            </w:r>
          </w:p>
        </w:tc>
      </w:tr>
      <w:tr w14:paraId="076EE9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31BC2904">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6BC4812E">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lang w:eastAsia="zh-CN" w:bidi="ar"/>
              </w:rPr>
            </w:pPr>
            <w:r>
              <w:rPr>
                <w:rFonts w:hint="eastAsia" w:ascii="Times New Roman" w:hAnsi="Times New Roman" w:eastAsia="宋体" w:cs="宋体"/>
                <w:color w:val="000000"/>
                <w:sz w:val="21"/>
                <w:szCs w:val="21"/>
                <w:highlight w:val="none"/>
                <w:lang w:val="en-US" w:eastAsia="zh-CN" w:bidi="ar"/>
              </w:rPr>
              <w:t>MHLW Ministerial Ordinance No.169 (2004), as amended by MHLW Ministerial Ordinance No.60 (2021)</w:t>
            </w:r>
          </w:p>
        </w:tc>
      </w:tr>
      <w:tr w14:paraId="63C9D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75E26173">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698C7EB7">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lang w:eastAsia="zh-CN" w:bidi="ar"/>
              </w:rPr>
            </w:pPr>
            <w:r>
              <w:rPr>
                <w:rFonts w:hint="eastAsia" w:ascii="Times New Roman" w:hAnsi="Times New Roman" w:eastAsia="宋体" w:cs="宋体"/>
                <w:color w:val="000000"/>
                <w:sz w:val="21"/>
                <w:szCs w:val="21"/>
                <w:lang w:val="en-US" w:eastAsia="zh-CN" w:bidi="ar"/>
              </w:rPr>
              <w:t>Japan PMD Act (as applicable)</w:t>
            </w:r>
          </w:p>
        </w:tc>
      </w:tr>
      <w:tr w14:paraId="055EC9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494D065D">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18E006B1">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highlight w:val="none"/>
                <w:lang w:val="en-US" w:eastAsia="zh-CN" w:bidi="ar"/>
              </w:rPr>
            </w:pPr>
            <w:r>
              <w:rPr>
                <w:rFonts w:hint="eastAsia" w:ascii="Times New Roman" w:hAnsi="Times New Roman" w:eastAsia="宋体" w:cs="宋体"/>
                <w:color w:val="000000"/>
                <w:sz w:val="21"/>
                <w:szCs w:val="21"/>
                <w:highlight w:val="none"/>
                <w:lang w:val="en-US" w:eastAsia="zh-CN" w:bidi="ar"/>
              </w:rPr>
              <w:t>Management of Vulnerabilities to Ensure Cybersecurity of Medical Devices</w:t>
            </w:r>
          </w:p>
        </w:tc>
      </w:tr>
      <w:tr w14:paraId="7C54C3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77BA5FA6">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25616952">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highlight w:val="none"/>
                <w:lang w:val="en-US" w:eastAsia="zh-CN" w:bidi="ar"/>
              </w:rPr>
            </w:pPr>
            <w:r>
              <w:rPr>
                <w:rFonts w:hint="eastAsia" w:ascii="Times New Roman" w:hAnsi="Times New Roman" w:eastAsia="宋体" w:cs="宋体"/>
                <w:color w:val="000000"/>
                <w:sz w:val="21"/>
                <w:szCs w:val="21"/>
                <w:highlight w:val="none"/>
                <w:lang w:val="en-US" w:eastAsia="zh-CN" w:bidi="ar"/>
              </w:rPr>
              <w:t>Basic Principles for Adverse Events Reporting Regarding Cybersecurity of Medical Devices</w:t>
            </w:r>
          </w:p>
        </w:tc>
      </w:tr>
      <w:tr w14:paraId="416C35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325CC49B">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55E8A5E2">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highlight w:val="none"/>
                <w:lang w:val="en-US" w:eastAsia="zh-CN" w:bidi="ar"/>
              </w:rPr>
            </w:pPr>
            <w:r>
              <w:rPr>
                <w:rFonts w:hint="eastAsia" w:ascii="Times New Roman" w:hAnsi="Times New Roman" w:eastAsia="宋体" w:cs="宋体"/>
                <w:color w:val="000000"/>
                <w:sz w:val="21"/>
                <w:szCs w:val="21"/>
                <w:highlight w:val="none"/>
                <w:lang w:val="en-US" w:eastAsia="zh-CN" w:bidi="ar"/>
              </w:rPr>
              <w:t>Confirmation of compliance with Article 12, Paragraph 3 of the Essential Principles for Medical Devices</w:t>
            </w:r>
          </w:p>
        </w:tc>
      </w:tr>
      <w:tr w14:paraId="3E9CB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304038B6">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52BB4606">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highlight w:val="none"/>
                <w:lang w:val="en-US" w:eastAsia="zh-CN" w:bidi="ar"/>
              </w:rPr>
            </w:pPr>
            <w:r>
              <w:rPr>
                <w:rFonts w:hint="eastAsia" w:ascii="Times New Roman" w:hAnsi="Times New Roman" w:eastAsia="宋体" w:cs="宋体"/>
                <w:color w:val="000000"/>
                <w:sz w:val="21"/>
                <w:szCs w:val="21"/>
                <w:highlight w:val="none"/>
                <w:lang w:val="en-US" w:eastAsia="zh-CN" w:bidi="ar"/>
              </w:rPr>
              <w:t>Labeling of Codes on Containers to Identify Medical Devices, In Vitro Diagnostics, etc.</w:t>
            </w:r>
          </w:p>
        </w:tc>
      </w:tr>
      <w:tr w14:paraId="35D5E4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5426B95F">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1D264B51">
            <w:pPr>
              <w:keepNext w:val="0"/>
              <w:keepLines w:val="0"/>
              <w:widowControl w:val="0"/>
              <w:suppressLineNumbers w:val="0"/>
              <w:spacing w:before="0" w:beforeAutospacing="0" w:after="0" w:afterAutospacing="0"/>
              <w:ind w:left="0" w:right="0"/>
              <w:jc w:val="both"/>
              <w:textAlignment w:val="auto"/>
              <w:rPr>
                <w:rFonts w:hint="eastAsia" w:ascii="Times New Roman" w:hAnsi="Times New Roman" w:eastAsia="宋体" w:cs="宋体"/>
                <w:color w:val="000000"/>
                <w:sz w:val="21"/>
                <w:szCs w:val="21"/>
                <w:highlight w:val="none"/>
                <w:lang w:val="en-US" w:eastAsia="zh-CN" w:bidi="ar"/>
              </w:rPr>
            </w:pPr>
            <w:r>
              <w:rPr>
                <w:rFonts w:hint="eastAsia" w:ascii="Times New Roman" w:hAnsi="Times New Roman" w:eastAsia="宋体" w:cs="宋体"/>
                <w:i w:val="0"/>
                <w:iCs w:val="0"/>
                <w:color w:val="000000"/>
                <w:kern w:val="2"/>
                <w:sz w:val="21"/>
                <w:szCs w:val="21"/>
                <w:u w:val="none"/>
                <w:lang w:val="en-US" w:eastAsia="zh-CN" w:bidi="ar"/>
              </w:rPr>
              <w:t>MHLW Ordinance No. 169</w:t>
            </w:r>
          </w:p>
        </w:tc>
      </w:tr>
      <w:tr w14:paraId="685787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4EB717E2">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3AE8CCE5">
            <w:pPr>
              <w:keepNext w:val="0"/>
              <w:keepLines w:val="0"/>
              <w:widowControl w:val="0"/>
              <w:suppressLineNumbers w:val="0"/>
              <w:spacing w:before="0" w:beforeAutospacing="0" w:after="0" w:afterAutospacing="0"/>
              <w:ind w:left="0" w:right="0"/>
              <w:jc w:val="both"/>
              <w:textAlignment w:val="auto"/>
              <w:rPr>
                <w:rFonts w:hint="eastAsia" w:ascii="Times New Roman" w:hAnsi="Times New Roman" w:eastAsia="宋体" w:cs="宋体"/>
                <w:color w:val="000000"/>
                <w:sz w:val="21"/>
                <w:szCs w:val="21"/>
                <w:highlight w:val="none"/>
                <w:lang w:val="en-US" w:eastAsia="zh-CN" w:bidi="ar"/>
              </w:rPr>
            </w:pPr>
            <w:r>
              <w:rPr>
                <w:rFonts w:hint="eastAsia" w:ascii="Times New Roman" w:hAnsi="Times New Roman" w:eastAsia="宋体" w:cs="宋体"/>
                <w:i w:val="0"/>
                <w:iCs w:val="0"/>
                <w:color w:val="000000"/>
                <w:kern w:val="2"/>
                <w:sz w:val="21"/>
                <w:szCs w:val="21"/>
                <w:u w:val="none"/>
                <w:lang w:val="en-US" w:eastAsia="zh-CN" w:bidi="ar"/>
              </w:rPr>
              <w:t xml:space="preserve">MHLW Ordinanance No. 135 </w:t>
            </w:r>
          </w:p>
        </w:tc>
      </w:tr>
      <w:tr w14:paraId="288AE0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1B613207">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56931EB4">
            <w:pPr>
              <w:keepNext w:val="0"/>
              <w:keepLines w:val="0"/>
              <w:widowControl w:val="0"/>
              <w:suppressLineNumbers w:val="0"/>
              <w:spacing w:before="0" w:beforeAutospacing="0" w:after="0" w:afterAutospacing="0"/>
              <w:ind w:left="0" w:right="0"/>
              <w:jc w:val="both"/>
              <w:textAlignment w:val="auto"/>
              <w:rPr>
                <w:rFonts w:hint="eastAsia" w:ascii="Times New Roman" w:hAnsi="Times New Roman" w:eastAsia="宋体" w:cs="宋体"/>
                <w:color w:val="000000"/>
                <w:sz w:val="21"/>
                <w:szCs w:val="21"/>
                <w:highlight w:val="none"/>
                <w:lang w:val="en-US" w:eastAsia="zh-CN" w:bidi="ar"/>
              </w:rPr>
            </w:pPr>
            <w:r>
              <w:rPr>
                <w:rFonts w:hint="eastAsia" w:ascii="Times New Roman" w:hAnsi="Times New Roman" w:eastAsia="宋体" w:cs="宋体"/>
                <w:i w:val="0"/>
                <w:iCs w:val="0"/>
                <w:color w:val="000000"/>
                <w:kern w:val="2"/>
                <w:sz w:val="21"/>
                <w:szCs w:val="21"/>
                <w:u w:val="none"/>
                <w:lang w:val="en-US" w:eastAsia="zh-CN" w:bidi="ar"/>
              </w:rPr>
              <w:t>Order for Enforcement of the Act on Securing Quality, Efficacy and Safety of Products Including Pharmaceuticals and Medical Devices</w:t>
            </w:r>
          </w:p>
        </w:tc>
      </w:tr>
      <w:tr w14:paraId="5EB65C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0C0EA1DC">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5D2BB3BF">
            <w:pPr>
              <w:keepNext w:val="0"/>
              <w:keepLines w:val="0"/>
              <w:widowControl w:val="0"/>
              <w:suppressLineNumbers w:val="0"/>
              <w:spacing w:before="0" w:beforeAutospacing="0" w:after="0" w:afterAutospacing="0"/>
              <w:ind w:left="0" w:right="0"/>
              <w:jc w:val="both"/>
              <w:textAlignment w:val="auto"/>
              <w:rPr>
                <w:rFonts w:hint="eastAsia" w:ascii="Times New Roman" w:hAnsi="Times New Roman" w:eastAsia="宋体" w:cs="宋体"/>
                <w:color w:val="000000"/>
                <w:sz w:val="21"/>
                <w:szCs w:val="21"/>
                <w:highlight w:val="none"/>
                <w:lang w:val="en-US" w:eastAsia="zh-CN" w:bidi="ar"/>
              </w:rPr>
            </w:pPr>
            <w:r>
              <w:rPr>
                <w:rFonts w:hint="eastAsia" w:ascii="Times New Roman" w:hAnsi="Times New Roman" w:eastAsia="宋体" w:cs="宋体"/>
                <w:i w:val="0"/>
                <w:iCs w:val="0"/>
                <w:color w:val="000000"/>
                <w:kern w:val="2"/>
                <w:sz w:val="21"/>
                <w:szCs w:val="21"/>
                <w:u w:val="none"/>
                <w:lang w:val="en-US" w:eastAsia="zh-CN" w:bidi="ar"/>
              </w:rPr>
              <w:t>MHLW Ordinance No. 95</w:t>
            </w:r>
          </w:p>
        </w:tc>
      </w:tr>
      <w:tr w14:paraId="26F8DC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2ACCA64A">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61B52241">
            <w:pPr>
              <w:keepNext w:val="0"/>
              <w:keepLines w:val="0"/>
              <w:widowControl w:val="0"/>
              <w:suppressLineNumbers w:val="0"/>
              <w:spacing w:before="0" w:beforeAutospacing="0" w:after="0" w:afterAutospacing="0"/>
              <w:ind w:left="0" w:right="0"/>
              <w:jc w:val="both"/>
              <w:textAlignment w:val="auto"/>
              <w:rPr>
                <w:rFonts w:hint="eastAsia" w:ascii="Times New Roman" w:hAnsi="Times New Roman" w:eastAsia="宋体" w:cs="宋体"/>
                <w:color w:val="000000"/>
                <w:sz w:val="21"/>
                <w:szCs w:val="21"/>
                <w:highlight w:val="none"/>
                <w:lang w:val="en-US" w:eastAsia="zh-CN" w:bidi="ar"/>
              </w:rPr>
            </w:pPr>
            <w:r>
              <w:rPr>
                <w:rFonts w:hint="eastAsia" w:ascii="Times New Roman" w:hAnsi="Times New Roman" w:eastAsia="宋体" w:cs="宋体"/>
                <w:i w:val="0"/>
                <w:iCs w:val="0"/>
                <w:color w:val="000000"/>
                <w:kern w:val="2"/>
                <w:sz w:val="21"/>
                <w:szCs w:val="21"/>
                <w:u w:val="none"/>
                <w:lang w:val="en-US" w:eastAsia="zh-CN" w:bidi="ar"/>
              </w:rPr>
              <w:t>MHLW Ordinance No. 38</w:t>
            </w:r>
          </w:p>
        </w:tc>
      </w:tr>
      <w:tr w14:paraId="3435F5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4EF5232F">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2476625E">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highlight w:val="none"/>
                <w:lang w:val="en-US" w:eastAsia="zh-CN" w:bidi="ar"/>
              </w:rPr>
            </w:pPr>
            <w:r>
              <w:rPr>
                <w:rFonts w:hint="eastAsia" w:ascii="Times New Roman" w:hAnsi="Times New Roman" w:eastAsia="宋体" w:cs="宋体"/>
                <w:color w:val="000000"/>
                <w:sz w:val="21"/>
                <w:szCs w:val="21"/>
                <w:highlight w:val="none"/>
                <w:lang w:val="en-US" w:eastAsia="zh-CN" w:bidi="ar"/>
              </w:rPr>
              <w:t>CFR 21 Part 801 Labeling</w:t>
            </w:r>
          </w:p>
        </w:tc>
      </w:tr>
      <w:tr w14:paraId="5EEE68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135F1AC0">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1B9A10A4">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lang w:eastAsia="zh-CN" w:bidi="ar"/>
              </w:rPr>
            </w:pPr>
            <w:r>
              <w:rPr>
                <w:rFonts w:hint="eastAsia" w:ascii="Times New Roman" w:hAnsi="Times New Roman" w:eastAsia="宋体" w:cs="宋体"/>
                <w:color w:val="000000"/>
                <w:sz w:val="21"/>
                <w:szCs w:val="21"/>
                <w:highlight w:val="none"/>
                <w:lang w:val="en-US" w:eastAsia="zh-CN" w:bidi="ar"/>
              </w:rPr>
              <w:t>21 CFR Part 803 - Medical Device Reporting</w:t>
            </w:r>
          </w:p>
        </w:tc>
      </w:tr>
      <w:tr w14:paraId="774C24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10D8E3A2">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66C4C2E0">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lang w:eastAsia="zh-CN" w:bidi="ar"/>
              </w:rPr>
            </w:pPr>
            <w:r>
              <w:rPr>
                <w:rFonts w:hint="eastAsia" w:ascii="Times New Roman" w:hAnsi="Times New Roman" w:eastAsia="宋体" w:cs="宋体"/>
                <w:color w:val="000000"/>
                <w:sz w:val="21"/>
                <w:szCs w:val="21"/>
                <w:highlight w:val="none"/>
                <w:lang w:val="en-US" w:eastAsia="zh-CN" w:bidi="ar"/>
              </w:rPr>
              <w:t>21 CFR Part 806 - Reports of Corrections and Removals</w:t>
            </w:r>
          </w:p>
        </w:tc>
      </w:tr>
      <w:tr w14:paraId="31AD1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1EB0A93E">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44625560">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lang w:eastAsia="zh-CN" w:bidi="ar"/>
              </w:rPr>
            </w:pPr>
            <w:r>
              <w:rPr>
                <w:rFonts w:hint="eastAsia" w:ascii="Times New Roman" w:hAnsi="Times New Roman" w:eastAsia="宋体" w:cs="宋体"/>
                <w:color w:val="000000"/>
                <w:sz w:val="21"/>
                <w:szCs w:val="21"/>
                <w:highlight w:val="none"/>
                <w:lang w:val="en-US" w:eastAsia="zh-CN" w:bidi="ar"/>
              </w:rPr>
              <w:t>21 CFR Part 807 (Subparts A to D)- Establishment Registration and Device Listing</w:t>
            </w:r>
          </w:p>
        </w:tc>
      </w:tr>
      <w:tr w14:paraId="21C53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2057F0ED">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64822581">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lang w:eastAsia="zh-CN" w:bidi="ar"/>
              </w:rPr>
            </w:pPr>
            <w:r>
              <w:rPr>
                <w:rFonts w:hint="eastAsia" w:ascii="Times New Roman" w:hAnsi="Times New Roman" w:eastAsia="宋体" w:cs="宋体"/>
                <w:color w:val="000000"/>
                <w:sz w:val="21"/>
                <w:szCs w:val="21"/>
                <w:highlight w:val="none"/>
                <w:lang w:val="en-US" w:eastAsia="zh-CN" w:bidi="ar"/>
              </w:rPr>
              <w:t>21 CFR Part 820 - Quality System Regulation</w:t>
            </w:r>
          </w:p>
        </w:tc>
      </w:tr>
      <w:tr w14:paraId="29699D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6CFFE90B">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362CD5B6">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lang w:eastAsia="zh-CN" w:bidi="ar"/>
              </w:rPr>
            </w:pPr>
            <w:r>
              <w:rPr>
                <w:rFonts w:hint="eastAsia" w:ascii="Times New Roman" w:hAnsi="Times New Roman" w:eastAsia="宋体" w:cs="宋体"/>
                <w:color w:val="000000"/>
                <w:sz w:val="21"/>
                <w:szCs w:val="21"/>
                <w:highlight w:val="none"/>
                <w:lang w:val="en-US" w:eastAsia="zh-CN" w:bidi="ar"/>
              </w:rPr>
              <w:t>21 CFR Part 821 - Device Tracking</w:t>
            </w:r>
          </w:p>
        </w:tc>
      </w:tr>
      <w:tr w14:paraId="2390C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3E974B02">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32B65B62">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highlight w:val="none"/>
                <w:lang w:val="en-US" w:eastAsia="zh-CN" w:bidi="ar"/>
              </w:rPr>
            </w:pPr>
            <w:r>
              <w:rPr>
                <w:rFonts w:hint="eastAsia" w:ascii="Times New Roman" w:hAnsi="Times New Roman" w:eastAsia="宋体" w:cs="宋体"/>
                <w:color w:val="000000"/>
                <w:sz w:val="21"/>
                <w:szCs w:val="21"/>
                <w:highlight w:val="none"/>
                <w:lang w:val="en-US" w:eastAsia="zh-CN" w:bidi="ar"/>
              </w:rPr>
              <w:t>21CFR Part 830 UDI</w:t>
            </w:r>
          </w:p>
        </w:tc>
      </w:tr>
      <w:tr w14:paraId="52E64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09CC4081">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2AFD54A3">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highlight w:val="none"/>
                <w:lang w:val="en-US" w:eastAsia="zh-CN" w:bidi="ar"/>
              </w:rPr>
            </w:pPr>
            <w:r>
              <w:rPr>
                <w:rFonts w:hint="eastAsia" w:ascii="Times New Roman" w:hAnsi="Times New Roman" w:eastAsia="宋体" w:cs="宋体"/>
                <w:color w:val="000000"/>
                <w:sz w:val="21"/>
                <w:szCs w:val="21"/>
                <w:highlight w:val="none"/>
                <w:lang w:val="en-US" w:eastAsia="zh-CN" w:bidi="ar"/>
              </w:rPr>
              <w:t>Global-Unique-Device-Identification-Database-(GUDID)---Guidance-for-Industry-and-Food-and-Drug-Administration-Staff</w:t>
            </w:r>
          </w:p>
        </w:tc>
      </w:tr>
    </w:tbl>
    <w:p w14:paraId="6BA8B310">
      <w:pPr>
        <w:ind w:firstLine="120"/>
        <w:rPr>
          <w:rFonts w:ascii="Times New Roman" w:hAnsi="Times New Roman" w:eastAsia="宋体"/>
          <w:color w:val="auto"/>
          <w:highlight w:val="none"/>
        </w:rPr>
      </w:pPr>
    </w:p>
    <w:p w14:paraId="74DFF4E1">
      <w:pPr>
        <w:pageBreakBefore w:val="0"/>
        <w:tabs>
          <w:tab w:val="left" w:pos="432"/>
          <w:tab w:val="left" w:pos="680"/>
        </w:tabs>
        <w:bidi w:val="0"/>
        <w:rPr>
          <w:rFonts w:hint="eastAsia" w:ascii="Times New Roman" w:hAnsi="Times New Roman" w:eastAsia="宋体"/>
          <w:color w:val="auto"/>
          <w:highlight w:val="none"/>
          <w:lang w:val="en-US" w:eastAsia="zh-CN"/>
        </w:rPr>
      </w:pPr>
      <w:bookmarkStart w:id="77" w:name="_Toc1314641609"/>
      <w:bookmarkStart w:id="78" w:name="_Toc12322"/>
    </w:p>
    <w:bookmarkEnd w:id="77"/>
    <w:p w14:paraId="71C250B2">
      <w:pPr>
        <w:bidi w:val="0"/>
        <w:rPr>
          <w:rFonts w:hint="eastAsia" w:ascii="Times New Roman" w:hAnsi="Times New Roman" w:eastAsia="宋体"/>
          <w:highlight w:val="none"/>
          <w:lang w:val="en-US" w:eastAsia="zh-CN"/>
        </w:rPr>
        <w:sectPr>
          <w:footerReference r:id="rId5" w:type="default"/>
          <w:pgSz w:w="11906" w:h="16838"/>
          <w:pgMar w:top="1440" w:right="1077" w:bottom="1440" w:left="1077" w:header="284" w:footer="851" w:gutter="0"/>
          <w:pgNumType w:fmt="decimal" w:start="1"/>
          <w:cols w:space="425" w:num="1"/>
          <w:docGrid w:type="lines" w:linePitch="312" w:charSpace="0"/>
        </w:sectPr>
      </w:pPr>
    </w:p>
    <w:p w14:paraId="42AE47B2">
      <w:pPr>
        <w:pageBreakBefore w:val="0"/>
        <w:numPr>
          <w:ilvl w:val="0"/>
          <w:numId w:val="0"/>
        </w:numPr>
        <w:tabs>
          <w:tab w:val="left" w:pos="680"/>
        </w:tabs>
        <w:bidi w:val="0"/>
        <w:ind w:leftChars="0"/>
        <w:rPr>
          <w:rFonts w:ascii="Times New Roman" w:hAnsi="Times New Roman" w:eastAsia="宋体"/>
          <w:color w:val="auto"/>
          <w:highlight w:val="none"/>
        </w:rPr>
      </w:pPr>
    </w:p>
    <w:p w14:paraId="297C61CA">
      <w:pPr>
        <w:pStyle w:val="2"/>
        <w:pageBreakBefore w:val="0"/>
        <w:rPr>
          <w:rFonts w:ascii="Times New Roman" w:hAnsi="Times New Roman" w:eastAsia="宋体"/>
          <w:color w:val="auto"/>
          <w:highlight w:val="none"/>
        </w:rPr>
      </w:pPr>
      <w:bookmarkStart w:id="79" w:name="_Toc13855"/>
      <w:bookmarkStart w:id="80" w:name="_Toc24044"/>
      <w:r>
        <w:rPr>
          <w:rFonts w:hint="eastAsia" w:ascii="Times New Roman" w:hAnsi="Times New Roman" w:eastAsia="宋体"/>
          <w:color w:val="auto"/>
          <w:highlight w:val="none"/>
          <w:lang w:eastAsia="zh"/>
        </w:rPr>
        <w:t>Software Maintenance Records</w:t>
      </w:r>
      <w:bookmarkEnd w:id="79"/>
      <w:bookmarkEnd w:id="80"/>
    </w:p>
    <w:tbl>
      <w:tblPr>
        <w:tblStyle w:val="23"/>
        <w:tblW w:w="443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634"/>
        <w:gridCol w:w="1565"/>
        <w:gridCol w:w="3966"/>
        <w:gridCol w:w="1400"/>
        <w:gridCol w:w="1285"/>
      </w:tblGrid>
      <w:tr w14:paraId="0955B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34" w:type="dxa"/>
            <w:tcBorders>
              <w:top w:val="single" w:color="auto" w:sz="4" w:space="0"/>
              <w:left w:val="single" w:color="auto" w:sz="4" w:space="0"/>
              <w:bottom w:val="single" w:color="auto" w:sz="4" w:space="0"/>
              <w:right w:val="single" w:color="auto" w:sz="4" w:space="0"/>
            </w:tcBorders>
            <w:shd w:val="clear" w:color="auto" w:fill="auto"/>
            <w:vAlign w:val="center"/>
          </w:tcPr>
          <w:p w14:paraId="6EE9EA3B">
            <w:pPr>
              <w:keepNext w:val="0"/>
              <w:keepLines w:val="0"/>
              <w:widowControl w:val="0"/>
              <w:suppressLineNumbers w:val="0"/>
              <w:snapToGrid w:val="0"/>
              <w:spacing w:before="0" w:beforeAutospacing="0" w:after="0" w:afterAutospacing="0"/>
              <w:ind w:left="0" w:leftChars="0" w:right="0" w:rightChars="0" w:firstLine="0" w:firstLineChars="0"/>
              <w:jc w:val="left"/>
              <w:rPr>
                <w:rFonts w:hint="eastAsia" w:ascii="Times New Roman" w:hAnsi="Times New Roman" w:eastAsia="宋体" w:cs="宋体"/>
                <w:bCs/>
                <w:kern w:val="2"/>
                <w:sz w:val="21"/>
                <w:szCs w:val="21"/>
                <w:highlight w:val="none"/>
                <w:lang w:val="en-US" w:eastAsia="zh-CN" w:bidi="ar"/>
              </w:rPr>
            </w:pPr>
            <w:r>
              <w:rPr>
                <w:rFonts w:hint="default" w:ascii="Times New Roman" w:hAnsi="Times New Roman" w:cs="Times New Roman"/>
                <w:bCs/>
                <w:kern w:val="2"/>
                <w:sz w:val="21"/>
                <w:szCs w:val="21"/>
                <w:lang w:val="en-US" w:eastAsia="zh-CN" w:bidi="ar"/>
              </w:rPr>
              <w:t>SN</w:t>
            </w:r>
          </w:p>
        </w:tc>
        <w:tc>
          <w:tcPr>
            <w:tcW w:w="1565" w:type="dxa"/>
            <w:tcBorders>
              <w:top w:val="single" w:color="auto" w:sz="4" w:space="0"/>
              <w:left w:val="single" w:color="auto" w:sz="4" w:space="0"/>
              <w:bottom w:val="single" w:color="auto" w:sz="4" w:space="0"/>
              <w:right w:val="single" w:color="auto" w:sz="4" w:space="0"/>
            </w:tcBorders>
            <w:shd w:val="clear" w:color="auto" w:fill="auto"/>
            <w:vAlign w:val="center"/>
          </w:tcPr>
          <w:p w14:paraId="7067DBF9">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宋体"/>
                <w:bCs/>
                <w:kern w:val="2"/>
                <w:sz w:val="21"/>
                <w:szCs w:val="21"/>
                <w:highlight w:val="none"/>
                <w:lang w:eastAsia="zh-CN" w:bidi="ar"/>
              </w:rPr>
            </w:pPr>
            <w:r>
              <w:rPr>
                <w:rFonts w:hint="default" w:ascii="Times New Roman" w:hAnsi="Times New Roman" w:cs="Times New Roman"/>
                <w:bCs/>
                <w:kern w:val="2"/>
                <w:sz w:val="21"/>
                <w:szCs w:val="21"/>
                <w:lang w:val="en-US" w:eastAsia="zh-CN" w:bidi="ar"/>
              </w:rPr>
              <w:t>System Version</w:t>
            </w:r>
          </w:p>
        </w:tc>
        <w:tc>
          <w:tcPr>
            <w:tcW w:w="3966" w:type="dxa"/>
            <w:tcBorders>
              <w:top w:val="single" w:color="auto" w:sz="4" w:space="0"/>
              <w:left w:val="single" w:color="auto" w:sz="4" w:space="0"/>
              <w:bottom w:val="single" w:color="auto" w:sz="4" w:space="0"/>
              <w:right w:val="single" w:color="auto" w:sz="4" w:space="0"/>
            </w:tcBorders>
            <w:shd w:val="clear" w:color="auto" w:fill="auto"/>
            <w:vAlign w:val="center"/>
          </w:tcPr>
          <w:p w14:paraId="567AF21B">
            <w:pPr>
              <w:keepNext w:val="0"/>
              <w:keepLines w:val="0"/>
              <w:widowControl w:val="0"/>
              <w:suppressLineNumbers w:val="0"/>
              <w:snapToGrid w:val="0"/>
              <w:spacing w:before="0" w:beforeAutospacing="0" w:after="0" w:afterAutospacing="0"/>
              <w:ind w:left="0" w:leftChars="0" w:right="0" w:rightChars="0" w:firstLine="420" w:firstLineChars="200"/>
              <w:jc w:val="left"/>
              <w:rPr>
                <w:rFonts w:hint="eastAsia" w:ascii="Times New Roman" w:hAnsi="Times New Roman" w:eastAsia="宋体" w:cs="宋体"/>
                <w:bCs/>
                <w:kern w:val="2"/>
                <w:sz w:val="21"/>
                <w:szCs w:val="21"/>
                <w:highlight w:val="none"/>
                <w:lang w:val="en-US" w:eastAsia="zh-CN" w:bidi="ar"/>
              </w:rPr>
            </w:pPr>
            <w:r>
              <w:rPr>
                <w:rFonts w:hint="default" w:ascii="Times New Roman" w:hAnsi="Times New Roman" w:cs="Times New Roman"/>
                <w:bCs/>
                <w:kern w:val="2"/>
                <w:sz w:val="21"/>
                <w:szCs w:val="21"/>
                <w:lang w:val="en-US" w:eastAsia="zh-CN" w:bidi="ar"/>
              </w:rPr>
              <w:t>Main Modification Content</w:t>
            </w:r>
          </w:p>
        </w:tc>
        <w:tc>
          <w:tcPr>
            <w:tcW w:w="1400" w:type="dxa"/>
            <w:tcBorders>
              <w:top w:val="single" w:color="auto" w:sz="4" w:space="0"/>
              <w:left w:val="single" w:color="auto" w:sz="4" w:space="0"/>
              <w:bottom w:val="single" w:color="auto" w:sz="4" w:space="0"/>
              <w:right w:val="single" w:color="auto" w:sz="4" w:space="0"/>
            </w:tcBorders>
            <w:shd w:val="clear" w:color="auto" w:fill="auto"/>
            <w:vAlign w:val="center"/>
          </w:tcPr>
          <w:p w14:paraId="371E179A">
            <w:pPr>
              <w:keepNext w:val="0"/>
              <w:keepLines w:val="0"/>
              <w:widowControl w:val="0"/>
              <w:suppressLineNumbers w:val="0"/>
              <w:snapToGrid w:val="0"/>
              <w:spacing w:before="0" w:beforeAutospacing="0" w:after="0" w:afterAutospacing="0"/>
              <w:ind w:left="0" w:leftChars="0" w:right="0" w:rightChars="0" w:firstLine="0" w:firstLineChars="0"/>
              <w:jc w:val="left"/>
              <w:rPr>
                <w:rFonts w:hint="eastAsia" w:ascii="Times New Roman" w:hAnsi="Times New Roman" w:eastAsia="宋体" w:cs="宋体"/>
                <w:bCs/>
                <w:kern w:val="2"/>
                <w:sz w:val="21"/>
                <w:szCs w:val="21"/>
                <w:highlight w:val="none"/>
                <w:lang w:val="en-US" w:eastAsia="zh-CN" w:bidi="ar"/>
              </w:rPr>
            </w:pPr>
            <w:r>
              <w:rPr>
                <w:rFonts w:hint="default" w:ascii="Times New Roman" w:hAnsi="Times New Roman" w:cs="Times New Roman"/>
                <w:bCs/>
                <w:kern w:val="2"/>
                <w:sz w:val="21"/>
                <w:szCs w:val="21"/>
                <w:lang w:val="en-US" w:eastAsia="zh-CN" w:bidi="ar"/>
              </w:rPr>
              <w:t>Reviser</w:t>
            </w:r>
          </w:p>
        </w:tc>
        <w:tc>
          <w:tcPr>
            <w:tcW w:w="1285" w:type="dxa"/>
            <w:tcBorders>
              <w:top w:val="single" w:color="auto" w:sz="4" w:space="0"/>
              <w:left w:val="single" w:color="auto" w:sz="4" w:space="0"/>
              <w:bottom w:val="single" w:color="auto" w:sz="4" w:space="0"/>
              <w:right w:val="single" w:color="auto" w:sz="4" w:space="0"/>
            </w:tcBorders>
            <w:shd w:val="clear" w:color="auto" w:fill="auto"/>
            <w:vAlign w:val="center"/>
          </w:tcPr>
          <w:p w14:paraId="418083E9">
            <w:pPr>
              <w:keepNext w:val="0"/>
              <w:keepLines w:val="0"/>
              <w:widowControl w:val="0"/>
              <w:suppressLineNumbers w:val="0"/>
              <w:snapToGrid w:val="0"/>
              <w:spacing w:before="0" w:beforeAutospacing="0" w:after="0" w:afterAutospacing="0"/>
              <w:ind w:left="0" w:leftChars="0" w:right="0" w:rightChars="0" w:firstLine="0" w:firstLineChars="0"/>
              <w:jc w:val="left"/>
              <w:rPr>
                <w:rFonts w:hint="eastAsia" w:ascii="Times New Roman" w:hAnsi="Times New Roman" w:eastAsia="宋体" w:cs="宋体"/>
                <w:bCs/>
                <w:kern w:val="2"/>
                <w:sz w:val="21"/>
                <w:szCs w:val="21"/>
                <w:highlight w:val="none"/>
                <w:lang w:val="en-US" w:eastAsia="zh-CN" w:bidi="ar"/>
              </w:rPr>
            </w:pPr>
            <w:r>
              <w:rPr>
                <w:rFonts w:hint="default" w:ascii="Times New Roman" w:hAnsi="Times New Roman" w:eastAsia="宋体" w:cs="Times New Roman"/>
                <w:bCs/>
                <w:kern w:val="2"/>
                <w:sz w:val="21"/>
                <w:szCs w:val="21"/>
                <w:lang w:val="en-US" w:eastAsia="zh-CN" w:bidi="ar"/>
                <w:woUserID w:val="2"/>
              </w:rPr>
              <w:t>Scheduled Release Date</w:t>
            </w:r>
          </w:p>
        </w:tc>
      </w:tr>
      <w:tr w14:paraId="6E2EC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10" w:hRule="atLeast"/>
        </w:trPr>
        <w:tc>
          <w:tcPr>
            <w:tcW w:w="634" w:type="dxa"/>
            <w:tcBorders>
              <w:top w:val="single" w:color="auto" w:sz="4" w:space="0"/>
              <w:left w:val="single" w:color="auto" w:sz="4" w:space="0"/>
              <w:bottom w:val="single" w:color="auto" w:sz="4" w:space="0"/>
              <w:right w:val="single" w:color="auto" w:sz="4" w:space="0"/>
            </w:tcBorders>
            <w:shd w:val="clear" w:color="auto" w:fill="auto"/>
            <w:vAlign w:val="center"/>
          </w:tcPr>
          <w:p w14:paraId="0D7878A9">
            <w:pPr>
              <w:keepNext w:val="0"/>
              <w:keepLines w:val="0"/>
              <w:widowControl w:val="0"/>
              <w:suppressLineNumbers w:val="0"/>
              <w:snapToGrid w:val="0"/>
              <w:spacing w:before="0" w:beforeAutospacing="0" w:after="0" w:afterAutospacing="0"/>
              <w:ind w:left="0" w:leftChars="0" w:right="0" w:firstLine="0" w:firstLineChars="0"/>
              <w:jc w:val="center"/>
              <w:rPr>
                <w:rFonts w:hint="eastAsia" w:ascii="Times New Roman" w:hAnsi="Times New Roman" w:eastAsia="宋体" w:cs="宋体"/>
                <w:bCs/>
                <w:kern w:val="2"/>
                <w:sz w:val="21"/>
                <w:szCs w:val="21"/>
                <w:highlight w:val="none"/>
                <w:lang w:val="en-US" w:eastAsia="zh-CN" w:bidi="ar"/>
              </w:rPr>
            </w:pPr>
            <w:r>
              <w:rPr>
                <w:rFonts w:hint="eastAsia" w:ascii="Times New Roman" w:hAnsi="Times New Roman" w:eastAsia="宋体" w:cs="宋体"/>
                <w:bCs/>
                <w:kern w:val="2"/>
                <w:sz w:val="21"/>
                <w:szCs w:val="21"/>
                <w:highlight w:val="none"/>
                <w:lang w:val="en-US" w:eastAsia="zh-CN" w:bidi="ar"/>
              </w:rPr>
              <w:t>1</w:t>
            </w:r>
          </w:p>
        </w:tc>
        <w:tc>
          <w:tcPr>
            <w:tcW w:w="1565" w:type="dxa"/>
            <w:tcBorders>
              <w:top w:val="single" w:color="auto" w:sz="4" w:space="0"/>
              <w:left w:val="single" w:color="auto" w:sz="4" w:space="0"/>
              <w:bottom w:val="single" w:color="auto" w:sz="4" w:space="0"/>
              <w:right w:val="single" w:color="auto" w:sz="4" w:space="0"/>
            </w:tcBorders>
            <w:shd w:val="clear" w:color="auto" w:fill="auto"/>
            <w:vAlign w:val="center"/>
          </w:tcPr>
          <w:p w14:paraId="3E75E801">
            <w:pPr>
              <w:keepNext w:val="0"/>
              <w:keepLines w:val="0"/>
              <w:widowControl w:val="0"/>
              <w:suppressLineNumbers w:val="0"/>
              <w:snapToGrid w:val="0"/>
              <w:spacing w:before="0" w:beforeAutospacing="0" w:after="0" w:afterAutospacing="0"/>
              <w:ind w:left="0" w:leftChars="0" w:right="0" w:firstLine="0" w:firstLineChars="0"/>
              <w:jc w:val="center"/>
              <w:rPr>
                <w:rFonts w:hint="default" w:ascii="Times New Roman" w:hAnsi="Times New Roman" w:eastAsia="宋体" w:cs="宋体"/>
                <w:bCs/>
                <w:kern w:val="2"/>
                <w:sz w:val="21"/>
                <w:szCs w:val="21"/>
                <w:highlight w:val="none"/>
                <w:lang w:eastAsia="zh-CN" w:bidi="ar"/>
              </w:rPr>
            </w:pPr>
            <w:r>
              <w:rPr>
                <w:rFonts w:hint="eastAsia" w:ascii="Times New Roman" w:hAnsi="Times New Roman" w:eastAsia="宋体"/>
                <w:highlight w:val="none"/>
                <w:lang w:eastAsia="zh"/>
                <w:woUserID w:val="1"/>
              </w:rPr>
              <w:t>V</w:t>
            </w:r>
            <w:r>
              <w:rPr>
                <w:rFonts w:hint="default" w:ascii="Times New Roman" w:hAnsi="Times New Roman" w:eastAsia="宋体"/>
                <w:highlight w:val="none"/>
              </w:rPr>
              <w:t>1.0.0.0</w:t>
            </w:r>
          </w:p>
        </w:tc>
        <w:tc>
          <w:tcPr>
            <w:tcW w:w="3966" w:type="dxa"/>
            <w:tcBorders>
              <w:top w:val="single" w:color="auto" w:sz="4" w:space="0"/>
              <w:left w:val="single" w:color="auto" w:sz="4" w:space="0"/>
              <w:bottom w:val="single" w:color="auto" w:sz="4" w:space="0"/>
              <w:right w:val="single" w:color="auto" w:sz="4" w:space="0"/>
            </w:tcBorders>
            <w:shd w:val="clear" w:color="auto" w:fill="auto"/>
            <w:vAlign w:val="center"/>
          </w:tcPr>
          <w:p w14:paraId="6D530888">
            <w:pPr>
              <w:keepNext w:val="0"/>
              <w:keepLines w:val="0"/>
              <w:widowControl/>
              <w:suppressLineNumbers w:val="0"/>
              <w:spacing w:before="0" w:beforeAutospacing="0" w:after="0" w:afterAutospacing="0" w:line="0" w:lineRule="atLeast"/>
              <w:ind w:left="0" w:leftChars="0" w:right="0" w:rightChars="0"/>
              <w:jc w:val="center"/>
              <w:rPr>
                <w:rFonts w:hint="eastAsia" w:ascii="Times New Roman" w:hAnsi="Times New Roman" w:eastAsia="宋体" w:cs="宋体"/>
                <w:bCs/>
                <w:kern w:val="2"/>
                <w:sz w:val="21"/>
                <w:szCs w:val="21"/>
                <w:highlight w:val="none"/>
                <w:lang w:val="en-US" w:eastAsia="zh-CN" w:bidi="ar"/>
              </w:rPr>
            </w:pPr>
            <w:r>
              <w:rPr>
                <w:rFonts w:hint="eastAsia" w:ascii="Times New Roman" w:hAnsi="Times New Roman" w:eastAsia="Noto Sans" w:cs="Times New Roman"/>
                <w:i w:val="0"/>
                <w:iCs w:val="0"/>
                <w:caps w:val="0"/>
                <w:color w:val="auto"/>
                <w:spacing w:val="0"/>
                <w:sz w:val="21"/>
                <w:szCs w:val="21"/>
                <w:shd w:val="clear" w:fill="FFFFFF"/>
                <w:lang w:eastAsia="zh"/>
                <w:woUserID w:val="2"/>
              </w:rPr>
              <w:t xml:space="preserve">First </w:t>
            </w:r>
            <w:r>
              <w:rPr>
                <w:rFonts w:hint="default" w:ascii="Times New Roman" w:hAnsi="Times New Roman" w:eastAsia="Noto Sans" w:cs="Times New Roman"/>
                <w:i w:val="0"/>
                <w:iCs w:val="0"/>
                <w:caps w:val="0"/>
                <w:color w:val="auto"/>
                <w:spacing w:val="0"/>
                <w:sz w:val="21"/>
                <w:szCs w:val="21"/>
                <w:shd w:val="clear" w:fill="FFFFFF"/>
                <w:woUserID w:val="2"/>
              </w:rPr>
              <w:t>Release</w:t>
            </w:r>
            <w:r>
              <w:rPr>
                <w:rFonts w:hint="default" w:ascii="Times New Roman" w:hAnsi="Times New Roman" w:eastAsia="宋体" w:cs="Times New Roman"/>
                <w:color w:val="auto"/>
                <w:sz w:val="24"/>
                <w:szCs w:val="24"/>
                <w:woUserID w:val="2"/>
              </w:rPr>
              <w:t xml:space="preserve"> </w:t>
            </w:r>
          </w:p>
        </w:tc>
        <w:tc>
          <w:tcPr>
            <w:tcW w:w="1400" w:type="dxa"/>
            <w:tcBorders>
              <w:top w:val="single" w:color="auto" w:sz="4" w:space="0"/>
              <w:left w:val="single" w:color="auto" w:sz="4" w:space="0"/>
              <w:bottom w:val="single" w:color="auto" w:sz="4" w:space="0"/>
              <w:right w:val="single" w:color="auto" w:sz="4" w:space="0"/>
            </w:tcBorders>
            <w:shd w:val="clear" w:color="auto" w:fill="auto"/>
            <w:vAlign w:val="center"/>
          </w:tcPr>
          <w:p w14:paraId="3E3D8D35">
            <w:pPr>
              <w:keepNext w:val="0"/>
              <w:keepLines w:val="0"/>
              <w:widowControl w:val="0"/>
              <w:suppressLineNumbers w:val="0"/>
              <w:snapToGrid w:val="0"/>
              <w:spacing w:before="0" w:beforeAutospacing="0" w:after="0" w:afterAutospacing="0"/>
              <w:ind w:left="0" w:leftChars="0" w:right="0" w:rightChars="0" w:firstLine="0" w:firstLineChars="0"/>
              <w:jc w:val="left"/>
              <w:rPr>
                <w:rFonts w:hint="eastAsia" w:ascii="Times New Roman" w:hAnsi="Times New Roman" w:eastAsia="宋体" w:cs="宋体"/>
                <w:bCs/>
                <w:kern w:val="2"/>
                <w:sz w:val="21"/>
                <w:szCs w:val="21"/>
                <w:highlight w:val="none"/>
                <w:lang w:val="en-US" w:eastAsia="zh-CN" w:bidi="ar"/>
              </w:rPr>
            </w:pPr>
            <w:r>
              <w:rPr>
                <w:rFonts w:hint="eastAsia" w:ascii="Times New Roman" w:hAnsi="Times New Roman" w:cs="Times New Roman"/>
                <w:bCs/>
                <w:kern w:val="2"/>
                <w:sz w:val="21"/>
                <w:szCs w:val="21"/>
                <w:lang w:val="en-US" w:eastAsia="zh" w:bidi="ar"/>
                <w:woUserID w:val="1"/>
              </w:rPr>
              <w:t>Wei Yuchen</w:t>
            </w:r>
          </w:p>
        </w:tc>
        <w:tc>
          <w:tcPr>
            <w:tcW w:w="1285" w:type="dxa"/>
            <w:tcBorders>
              <w:top w:val="single" w:color="auto" w:sz="4" w:space="0"/>
              <w:left w:val="single" w:color="auto" w:sz="4" w:space="0"/>
              <w:bottom w:val="single" w:color="auto" w:sz="4" w:space="0"/>
              <w:right w:val="single" w:color="auto" w:sz="4" w:space="0"/>
            </w:tcBorders>
            <w:shd w:val="clear" w:color="auto" w:fill="auto"/>
            <w:vAlign w:val="center"/>
          </w:tcPr>
          <w:p w14:paraId="1760B1C7">
            <w:pPr>
              <w:keepNext w:val="0"/>
              <w:keepLines w:val="0"/>
              <w:widowControl w:val="0"/>
              <w:suppressLineNumbers w:val="0"/>
              <w:snapToGrid w:val="0"/>
              <w:spacing w:before="0" w:beforeAutospacing="0" w:after="0" w:afterAutospacing="0"/>
              <w:ind w:left="0" w:right="0" w:firstLine="0" w:firstLineChars="0"/>
              <w:jc w:val="center"/>
              <w:rPr>
                <w:rFonts w:hint="eastAsia" w:ascii="Times New Roman" w:hAnsi="Times New Roman" w:eastAsia="宋体" w:cs="宋体"/>
                <w:bCs/>
                <w:kern w:val="2"/>
                <w:sz w:val="21"/>
                <w:szCs w:val="21"/>
                <w:highlight w:val="none"/>
                <w:lang w:val="en-US" w:eastAsia="zh" w:bidi="ar"/>
              </w:rPr>
            </w:pPr>
            <w:r>
              <w:rPr>
                <w:rFonts w:hint="eastAsia" w:ascii="Times New Roman" w:hAnsi="Times New Roman" w:eastAsia="宋体" w:cs="宋体"/>
                <w:bCs/>
                <w:kern w:val="2"/>
                <w:sz w:val="21"/>
                <w:szCs w:val="21"/>
                <w:highlight w:val="none"/>
                <w:lang w:val="en-US" w:eastAsia="zh" w:bidi="ar"/>
              </w:rPr>
              <w:t>2024-10</w:t>
            </w:r>
          </w:p>
        </w:tc>
      </w:tr>
      <w:tr w14:paraId="632CC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10" w:hRule="atLeast"/>
        </w:trPr>
        <w:tc>
          <w:tcPr>
            <w:tcW w:w="634" w:type="dxa"/>
            <w:tcBorders>
              <w:top w:val="single" w:color="auto" w:sz="4" w:space="0"/>
              <w:left w:val="single" w:color="auto" w:sz="4" w:space="0"/>
              <w:bottom w:val="single" w:color="auto" w:sz="4" w:space="0"/>
              <w:right w:val="single" w:color="auto" w:sz="4" w:space="0"/>
            </w:tcBorders>
            <w:shd w:val="clear" w:color="auto" w:fill="auto"/>
            <w:vAlign w:val="center"/>
          </w:tcPr>
          <w:p w14:paraId="12DB622C">
            <w:pPr>
              <w:keepNext w:val="0"/>
              <w:keepLines w:val="0"/>
              <w:widowControl w:val="0"/>
              <w:suppressLineNumbers w:val="0"/>
              <w:snapToGrid w:val="0"/>
              <w:spacing w:before="0" w:beforeAutospacing="0" w:after="0" w:afterAutospacing="0"/>
              <w:ind w:left="0" w:leftChars="0" w:right="0" w:firstLine="0" w:firstLineChars="0"/>
              <w:jc w:val="center"/>
              <w:rPr>
                <w:rFonts w:hint="eastAsia" w:ascii="Times New Roman" w:hAnsi="Times New Roman" w:eastAsia="宋体" w:cs="宋体"/>
                <w:bCs/>
                <w:kern w:val="2"/>
                <w:sz w:val="21"/>
                <w:szCs w:val="21"/>
                <w:highlight w:val="none"/>
                <w:lang w:val="en-US" w:eastAsia="zh-CN" w:bidi="ar"/>
              </w:rPr>
            </w:pPr>
            <w:r>
              <w:rPr>
                <w:rFonts w:hint="eastAsia" w:ascii="Times New Roman" w:hAnsi="Times New Roman" w:eastAsia="宋体" w:cs="宋体"/>
                <w:bCs/>
                <w:kern w:val="2"/>
                <w:sz w:val="21"/>
                <w:szCs w:val="21"/>
                <w:highlight w:val="none"/>
                <w:lang w:val="en-US" w:eastAsia="zh-CN" w:bidi="ar"/>
              </w:rPr>
              <w:t>2</w:t>
            </w:r>
          </w:p>
        </w:tc>
        <w:tc>
          <w:tcPr>
            <w:tcW w:w="1565" w:type="dxa"/>
            <w:tcBorders>
              <w:top w:val="single" w:color="auto" w:sz="4" w:space="0"/>
              <w:left w:val="single" w:color="auto" w:sz="4" w:space="0"/>
              <w:bottom w:val="single" w:color="auto" w:sz="4" w:space="0"/>
              <w:right w:val="single" w:color="auto" w:sz="4" w:space="0"/>
            </w:tcBorders>
            <w:shd w:val="clear" w:color="auto" w:fill="auto"/>
            <w:vAlign w:val="center"/>
          </w:tcPr>
          <w:p w14:paraId="10E52414">
            <w:pPr>
              <w:keepNext w:val="0"/>
              <w:keepLines w:val="0"/>
              <w:widowControl w:val="0"/>
              <w:suppressLineNumbers w:val="0"/>
              <w:snapToGrid w:val="0"/>
              <w:spacing w:before="0" w:beforeAutospacing="0" w:after="0" w:afterAutospacing="0"/>
              <w:ind w:left="0" w:leftChars="0" w:right="0" w:firstLine="0" w:firstLineChars="0"/>
              <w:jc w:val="center"/>
              <w:rPr>
                <w:rFonts w:hint="default" w:ascii="Times New Roman" w:hAnsi="Times New Roman" w:eastAsia="宋体" w:cs="宋体"/>
                <w:bCs/>
                <w:kern w:val="2"/>
                <w:sz w:val="21"/>
                <w:szCs w:val="21"/>
                <w:highlight w:val="none"/>
                <w:lang w:eastAsia="zh-CN" w:bidi="ar"/>
              </w:rPr>
            </w:pPr>
            <w:r>
              <w:rPr>
                <w:rFonts w:hint="eastAsia" w:ascii="Times New Roman" w:hAnsi="Times New Roman" w:eastAsia="宋体"/>
                <w:highlight w:val="none"/>
                <w:lang w:eastAsia="zh"/>
                <w:woUserID w:val="1"/>
              </w:rPr>
              <w:t>V</w:t>
            </w:r>
            <w:r>
              <w:rPr>
                <w:rFonts w:hint="default" w:ascii="Times New Roman" w:hAnsi="Times New Roman" w:eastAsia="宋体"/>
                <w:highlight w:val="none"/>
              </w:rPr>
              <w:t xml:space="preserve">1.0.1.0 </w:t>
            </w:r>
          </w:p>
        </w:tc>
        <w:tc>
          <w:tcPr>
            <w:tcW w:w="3966" w:type="dxa"/>
            <w:tcBorders>
              <w:top w:val="single" w:color="auto" w:sz="4" w:space="0"/>
              <w:left w:val="single" w:color="auto" w:sz="4" w:space="0"/>
              <w:bottom w:val="single" w:color="auto" w:sz="4" w:space="0"/>
              <w:right w:val="single" w:color="auto" w:sz="4" w:space="0"/>
            </w:tcBorders>
            <w:shd w:val="clear" w:color="auto" w:fill="auto"/>
            <w:vAlign w:val="center"/>
          </w:tcPr>
          <w:p w14:paraId="4A88F9BB">
            <w:pPr>
              <w:keepNext w:val="0"/>
              <w:keepLines w:val="0"/>
              <w:widowControl/>
              <w:suppressLineNumbers w:val="0"/>
              <w:spacing w:before="0" w:beforeAutospacing="0" w:after="0" w:afterAutospacing="0" w:line="0" w:lineRule="atLeast"/>
              <w:ind w:left="0" w:leftChars="0" w:right="0" w:rightChars="0"/>
              <w:jc w:val="center"/>
              <w:rPr>
                <w:rFonts w:hint="eastAsia" w:ascii="Times New Roman" w:hAnsi="Times New Roman" w:eastAsia="宋体" w:cs="宋体"/>
                <w:bCs/>
                <w:kern w:val="2"/>
                <w:sz w:val="21"/>
                <w:szCs w:val="21"/>
                <w:highlight w:val="none"/>
                <w:lang w:val="en-US" w:eastAsia="zh-CN" w:bidi="ar"/>
              </w:rPr>
            </w:pPr>
            <w:r>
              <w:rPr>
                <w:rFonts w:hint="default" w:ascii="Times New Roman" w:hAnsi="Times New Roman" w:cs="Times New Roman"/>
                <w:sz w:val="21"/>
                <w:szCs w:val="21"/>
                <w:woUserID w:val="2"/>
              </w:rPr>
              <w:t>Bug Fixes</w:t>
            </w:r>
            <w:r>
              <w:rPr>
                <w:rFonts w:hint="default" w:ascii="Times New Roman" w:hAnsi="Times New Roman" w:cs="Times New Roman"/>
                <w:sz w:val="21"/>
                <w:szCs w:val="21"/>
                <w:woUserID w:val="1"/>
              </w:rPr>
              <w:t xml:space="preserve"> </w:t>
            </w:r>
          </w:p>
        </w:tc>
        <w:tc>
          <w:tcPr>
            <w:tcW w:w="1400" w:type="dxa"/>
            <w:tcBorders>
              <w:top w:val="single" w:color="auto" w:sz="4" w:space="0"/>
              <w:left w:val="single" w:color="auto" w:sz="4" w:space="0"/>
              <w:bottom w:val="single" w:color="auto" w:sz="4" w:space="0"/>
              <w:right w:val="single" w:color="auto" w:sz="4" w:space="0"/>
            </w:tcBorders>
            <w:shd w:val="clear" w:color="auto" w:fill="auto"/>
            <w:vAlign w:val="center"/>
          </w:tcPr>
          <w:p w14:paraId="7BBAEB6B">
            <w:pPr>
              <w:keepNext w:val="0"/>
              <w:keepLines w:val="0"/>
              <w:widowControl w:val="0"/>
              <w:suppressLineNumbers w:val="0"/>
              <w:snapToGrid w:val="0"/>
              <w:spacing w:before="0" w:beforeAutospacing="0" w:after="0" w:afterAutospacing="0"/>
              <w:ind w:left="0" w:leftChars="0" w:right="0" w:rightChars="0" w:firstLine="0" w:firstLineChars="0"/>
              <w:jc w:val="left"/>
              <w:rPr>
                <w:rFonts w:hint="eastAsia" w:ascii="Times New Roman" w:hAnsi="Times New Roman" w:eastAsia="宋体" w:cs="宋体"/>
                <w:bCs/>
                <w:kern w:val="2"/>
                <w:sz w:val="21"/>
                <w:szCs w:val="21"/>
                <w:highlight w:val="none"/>
                <w:lang w:val="en-US" w:eastAsia="zh-CN" w:bidi="ar"/>
              </w:rPr>
            </w:pPr>
            <w:r>
              <w:rPr>
                <w:rFonts w:hint="eastAsia" w:ascii="Times New Roman" w:hAnsi="Times New Roman" w:cs="Times New Roman"/>
                <w:bCs/>
                <w:kern w:val="2"/>
                <w:sz w:val="21"/>
                <w:szCs w:val="21"/>
                <w:lang w:val="en-US" w:eastAsia="zh" w:bidi="ar"/>
                <w:woUserID w:val="1"/>
              </w:rPr>
              <w:t>Wei Yuchen</w:t>
            </w:r>
          </w:p>
        </w:tc>
        <w:tc>
          <w:tcPr>
            <w:tcW w:w="1285" w:type="dxa"/>
            <w:tcBorders>
              <w:top w:val="single" w:color="auto" w:sz="4" w:space="0"/>
              <w:left w:val="single" w:color="auto" w:sz="4" w:space="0"/>
              <w:bottom w:val="single" w:color="auto" w:sz="4" w:space="0"/>
              <w:right w:val="single" w:color="auto" w:sz="4" w:space="0"/>
            </w:tcBorders>
            <w:shd w:val="clear" w:color="auto" w:fill="auto"/>
            <w:vAlign w:val="center"/>
          </w:tcPr>
          <w:p w14:paraId="402F4325">
            <w:pPr>
              <w:keepNext w:val="0"/>
              <w:keepLines w:val="0"/>
              <w:widowControl w:val="0"/>
              <w:suppressLineNumbers w:val="0"/>
              <w:snapToGrid w:val="0"/>
              <w:spacing w:before="0" w:beforeAutospacing="0" w:after="0" w:afterAutospacing="0"/>
              <w:ind w:left="0" w:right="0" w:firstLine="0" w:firstLineChars="0"/>
              <w:jc w:val="center"/>
              <w:rPr>
                <w:rFonts w:hint="eastAsia" w:ascii="Times New Roman" w:hAnsi="Times New Roman" w:eastAsia="宋体" w:cs="宋体"/>
                <w:bCs/>
                <w:kern w:val="2"/>
                <w:sz w:val="21"/>
                <w:szCs w:val="21"/>
                <w:highlight w:val="none"/>
                <w:lang w:val="en-US" w:eastAsia="zh" w:bidi="ar"/>
              </w:rPr>
            </w:pPr>
            <w:r>
              <w:rPr>
                <w:rFonts w:hint="eastAsia" w:ascii="Times New Roman" w:hAnsi="Times New Roman" w:eastAsia="宋体" w:cs="宋体"/>
                <w:bCs/>
                <w:kern w:val="2"/>
                <w:sz w:val="21"/>
                <w:szCs w:val="21"/>
                <w:highlight w:val="none"/>
                <w:lang w:val="en-US" w:eastAsia="zh" w:bidi="ar"/>
              </w:rPr>
              <w:t>2024-11</w:t>
            </w:r>
          </w:p>
        </w:tc>
      </w:tr>
      <w:tr w14:paraId="0B1EC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34" w:type="dxa"/>
            <w:tcBorders>
              <w:top w:val="single" w:color="auto" w:sz="4" w:space="0"/>
              <w:left w:val="single" w:color="auto" w:sz="4" w:space="0"/>
              <w:bottom w:val="single" w:color="auto" w:sz="4" w:space="0"/>
              <w:right w:val="single" w:color="auto" w:sz="4" w:space="0"/>
            </w:tcBorders>
            <w:shd w:val="clear" w:color="auto" w:fill="auto"/>
            <w:vAlign w:val="center"/>
          </w:tcPr>
          <w:p w14:paraId="1B2F7A78">
            <w:pPr>
              <w:keepNext w:val="0"/>
              <w:keepLines w:val="0"/>
              <w:widowControl w:val="0"/>
              <w:suppressLineNumbers w:val="0"/>
              <w:snapToGrid w:val="0"/>
              <w:spacing w:before="0" w:beforeAutospacing="0" w:after="0" w:afterAutospacing="0"/>
              <w:ind w:left="0" w:leftChars="0" w:right="0" w:firstLine="0" w:firstLineChars="0"/>
              <w:jc w:val="center"/>
              <w:rPr>
                <w:rFonts w:hint="eastAsia" w:ascii="Times New Roman" w:hAnsi="Times New Roman" w:eastAsia="宋体" w:cs="宋体"/>
                <w:bCs/>
                <w:kern w:val="2"/>
                <w:sz w:val="21"/>
                <w:szCs w:val="21"/>
                <w:highlight w:val="none"/>
                <w:lang w:val="en-US" w:eastAsia="zh-CN" w:bidi="ar"/>
              </w:rPr>
            </w:pPr>
            <w:r>
              <w:rPr>
                <w:rFonts w:hint="eastAsia" w:ascii="Times New Roman" w:hAnsi="Times New Roman" w:eastAsia="宋体" w:cs="宋体"/>
                <w:bCs/>
                <w:kern w:val="2"/>
                <w:sz w:val="21"/>
                <w:szCs w:val="21"/>
                <w:highlight w:val="none"/>
                <w:lang w:val="en-US" w:eastAsia="zh-CN" w:bidi="ar"/>
              </w:rPr>
              <w:t>3</w:t>
            </w:r>
          </w:p>
        </w:tc>
        <w:tc>
          <w:tcPr>
            <w:tcW w:w="1565" w:type="dxa"/>
            <w:tcBorders>
              <w:top w:val="single" w:color="auto" w:sz="4" w:space="0"/>
              <w:left w:val="single" w:color="auto" w:sz="4" w:space="0"/>
              <w:bottom w:val="single" w:color="auto" w:sz="4" w:space="0"/>
              <w:right w:val="single" w:color="auto" w:sz="4" w:space="0"/>
            </w:tcBorders>
            <w:shd w:val="clear" w:color="auto" w:fill="auto"/>
            <w:vAlign w:val="center"/>
          </w:tcPr>
          <w:p w14:paraId="3C1C01FF">
            <w:pPr>
              <w:keepNext w:val="0"/>
              <w:keepLines w:val="0"/>
              <w:widowControl w:val="0"/>
              <w:suppressLineNumbers w:val="0"/>
              <w:snapToGrid w:val="0"/>
              <w:spacing w:before="0" w:beforeAutospacing="0" w:after="0" w:afterAutospacing="0"/>
              <w:ind w:left="0" w:leftChars="0" w:right="0" w:firstLine="0" w:firstLineChars="0"/>
              <w:jc w:val="center"/>
              <w:rPr>
                <w:rFonts w:hint="default" w:ascii="Times New Roman" w:hAnsi="Times New Roman" w:eastAsia="宋体" w:cs="宋体"/>
                <w:bCs/>
                <w:kern w:val="2"/>
                <w:sz w:val="21"/>
                <w:szCs w:val="21"/>
                <w:highlight w:val="none"/>
                <w:lang w:eastAsia="zh-CN" w:bidi="ar"/>
              </w:rPr>
            </w:pPr>
            <w:r>
              <w:rPr>
                <w:rFonts w:hint="default" w:ascii="Times New Roman" w:hAnsi="Times New Roman" w:eastAsia="宋体"/>
                <w:highlight w:val="none"/>
              </w:rPr>
              <w:t>2.0.0.0</w:t>
            </w:r>
          </w:p>
        </w:tc>
        <w:tc>
          <w:tcPr>
            <w:tcW w:w="3966" w:type="dxa"/>
            <w:tcBorders>
              <w:top w:val="single" w:color="auto" w:sz="4" w:space="0"/>
              <w:left w:val="single" w:color="auto" w:sz="4" w:space="0"/>
              <w:bottom w:val="single" w:color="auto" w:sz="4" w:space="0"/>
              <w:right w:val="single" w:color="auto" w:sz="4" w:space="0"/>
            </w:tcBorders>
            <w:shd w:val="clear" w:color="auto" w:fill="auto"/>
            <w:vAlign w:val="center"/>
          </w:tcPr>
          <w:p w14:paraId="53CF4B6B">
            <w:pPr>
              <w:keepNext w:val="0"/>
              <w:keepLines w:val="0"/>
              <w:widowControl/>
              <w:suppressLineNumbers w:val="0"/>
              <w:spacing w:before="0" w:beforeAutospacing="0" w:after="0" w:afterAutospacing="0" w:line="240" w:lineRule="auto"/>
              <w:ind w:left="0" w:leftChars="0" w:right="0" w:rightChars="0"/>
              <w:jc w:val="center"/>
              <w:rPr>
                <w:rFonts w:hint="eastAsia" w:ascii="Times New Roman" w:hAnsi="Times New Roman" w:eastAsia="宋体" w:cs="宋体"/>
                <w:bCs/>
                <w:kern w:val="2"/>
                <w:sz w:val="21"/>
                <w:szCs w:val="21"/>
                <w:highlight w:val="none"/>
                <w:lang w:val="en-US" w:eastAsia="zh-CN" w:bidi="ar"/>
              </w:rPr>
            </w:pPr>
            <w:r>
              <w:rPr>
                <w:rFonts w:hint="default" w:ascii="Times New Roman" w:hAnsi="Times New Roman" w:cs="Times New Roman"/>
                <w:color w:val="auto"/>
                <w:sz w:val="21"/>
                <w:szCs w:val="21"/>
                <w:lang w:val="en-US" w:eastAsia="zh"/>
                <w:woUserID w:val="2"/>
              </w:rPr>
              <w:t>Requirement change</w:t>
            </w:r>
          </w:p>
        </w:tc>
        <w:tc>
          <w:tcPr>
            <w:tcW w:w="1400" w:type="dxa"/>
            <w:tcBorders>
              <w:top w:val="single" w:color="auto" w:sz="4" w:space="0"/>
              <w:left w:val="single" w:color="auto" w:sz="4" w:space="0"/>
              <w:bottom w:val="single" w:color="auto" w:sz="4" w:space="0"/>
              <w:right w:val="single" w:color="auto" w:sz="4" w:space="0"/>
            </w:tcBorders>
            <w:shd w:val="clear" w:color="auto" w:fill="auto"/>
            <w:vAlign w:val="center"/>
          </w:tcPr>
          <w:p w14:paraId="541B9121">
            <w:pPr>
              <w:keepNext w:val="0"/>
              <w:keepLines w:val="0"/>
              <w:widowControl w:val="0"/>
              <w:suppressLineNumbers w:val="0"/>
              <w:snapToGrid w:val="0"/>
              <w:spacing w:before="0" w:beforeAutospacing="0" w:after="0" w:afterAutospacing="0"/>
              <w:ind w:left="0" w:leftChars="0" w:right="0" w:rightChars="0" w:firstLine="0" w:firstLineChars="0"/>
              <w:jc w:val="left"/>
              <w:rPr>
                <w:rFonts w:hint="eastAsia" w:ascii="Times New Roman" w:hAnsi="Times New Roman" w:eastAsia="宋体" w:cs="宋体"/>
                <w:bCs/>
                <w:kern w:val="2"/>
                <w:sz w:val="21"/>
                <w:szCs w:val="21"/>
                <w:highlight w:val="none"/>
                <w:lang w:val="en-US" w:eastAsia="zh-CN" w:bidi="ar"/>
              </w:rPr>
            </w:pPr>
            <w:r>
              <w:rPr>
                <w:rFonts w:hint="eastAsia" w:ascii="Times New Roman" w:hAnsi="Times New Roman" w:cs="Times New Roman"/>
                <w:bCs/>
                <w:kern w:val="2"/>
                <w:sz w:val="21"/>
                <w:szCs w:val="21"/>
                <w:lang w:val="en-US" w:eastAsia="zh" w:bidi="ar"/>
                <w:woUserID w:val="1"/>
              </w:rPr>
              <w:t>Wei Yuchen</w:t>
            </w:r>
          </w:p>
        </w:tc>
        <w:tc>
          <w:tcPr>
            <w:tcW w:w="1285" w:type="dxa"/>
            <w:tcBorders>
              <w:top w:val="single" w:color="auto" w:sz="4" w:space="0"/>
              <w:left w:val="single" w:color="auto" w:sz="4" w:space="0"/>
              <w:bottom w:val="single" w:color="auto" w:sz="4" w:space="0"/>
              <w:right w:val="single" w:color="auto" w:sz="4" w:space="0"/>
            </w:tcBorders>
            <w:shd w:val="clear" w:color="auto" w:fill="auto"/>
            <w:vAlign w:val="center"/>
          </w:tcPr>
          <w:p w14:paraId="55373B0E">
            <w:pPr>
              <w:keepNext w:val="0"/>
              <w:keepLines w:val="0"/>
              <w:widowControl w:val="0"/>
              <w:suppressLineNumbers w:val="0"/>
              <w:snapToGrid w:val="0"/>
              <w:spacing w:before="0" w:beforeAutospacing="0" w:after="0" w:afterAutospacing="0"/>
              <w:ind w:left="0" w:leftChars="0" w:right="0" w:firstLine="0" w:firstLineChars="0"/>
              <w:jc w:val="center"/>
              <w:rPr>
                <w:rFonts w:hint="default" w:ascii="Times New Roman" w:hAnsi="Times New Roman" w:eastAsia="宋体" w:cs="宋体"/>
                <w:bCs/>
                <w:kern w:val="2"/>
                <w:sz w:val="21"/>
                <w:szCs w:val="21"/>
                <w:highlight w:val="none"/>
                <w:lang w:val="en-US" w:eastAsia="zh-CN" w:bidi="ar"/>
              </w:rPr>
            </w:pPr>
            <w:r>
              <w:rPr>
                <w:rFonts w:hint="eastAsia" w:ascii="Times New Roman" w:hAnsi="Times New Roman" w:eastAsia="宋体" w:cs="宋体"/>
                <w:bCs/>
                <w:kern w:val="2"/>
                <w:sz w:val="21"/>
                <w:szCs w:val="21"/>
                <w:highlight w:val="none"/>
                <w:lang w:val="en-US" w:eastAsia="zh" w:bidi="ar"/>
              </w:rPr>
              <w:t>2025-</w:t>
            </w:r>
            <w:del w:id="315" w:author="李雅静" w:date="2025-11-20T11:27:37Z">
              <w:r>
                <w:rPr>
                  <w:rFonts w:hint="default" w:ascii="Times New Roman" w:hAnsi="Times New Roman" w:eastAsia="宋体" w:cs="宋体"/>
                  <w:bCs/>
                  <w:kern w:val="2"/>
                  <w:sz w:val="21"/>
                  <w:szCs w:val="21"/>
                  <w:highlight w:val="none"/>
                  <w:lang w:val="en-US" w:eastAsia="zh" w:bidi="ar"/>
                </w:rPr>
                <w:delText>04</w:delText>
              </w:r>
            </w:del>
            <w:ins w:id="316" w:author="李雅静" w:date="2025-11-20T11:27:37Z">
              <w:r>
                <w:rPr>
                  <w:rFonts w:hint="eastAsia" w:ascii="Times New Roman" w:hAnsi="Times New Roman" w:cs="宋体"/>
                  <w:bCs/>
                  <w:kern w:val="2"/>
                  <w:sz w:val="21"/>
                  <w:szCs w:val="21"/>
                  <w:highlight w:val="none"/>
                  <w:lang w:val="en-US" w:eastAsia="zh-CN" w:bidi="ar"/>
                </w:rPr>
                <w:t>1</w:t>
              </w:r>
            </w:ins>
            <w:ins w:id="317" w:author="李雅静" w:date="2025-11-20T11:27:38Z">
              <w:r>
                <w:rPr>
                  <w:rFonts w:hint="eastAsia" w:ascii="Times New Roman" w:hAnsi="Times New Roman" w:cs="宋体"/>
                  <w:bCs/>
                  <w:kern w:val="2"/>
                  <w:sz w:val="21"/>
                  <w:szCs w:val="21"/>
                  <w:highlight w:val="none"/>
                  <w:lang w:val="en-US" w:eastAsia="zh-CN" w:bidi="ar"/>
                </w:rPr>
                <w:t>0</w:t>
              </w:r>
            </w:ins>
          </w:p>
        </w:tc>
      </w:tr>
    </w:tbl>
    <w:p w14:paraId="6500E425">
      <w:pPr>
        <w:spacing w:line="440" w:lineRule="exact"/>
        <w:ind w:firstLine="420"/>
        <w:rPr>
          <w:rFonts w:ascii="Times New Roman" w:hAnsi="Times New Roman" w:eastAsia="宋体"/>
          <w:color w:val="auto"/>
          <w:highlight w:val="none"/>
        </w:rPr>
      </w:pPr>
    </w:p>
    <w:bookmarkEnd w:id="78"/>
    <w:p w14:paraId="32C863F3">
      <w:pPr>
        <w:pStyle w:val="2"/>
        <w:pageBreakBefore w:val="0"/>
        <w:rPr>
          <w:rFonts w:ascii="Times New Roman" w:hAnsi="Times New Roman" w:eastAsia="宋体"/>
          <w:color w:val="auto"/>
          <w:highlight w:val="none"/>
        </w:rPr>
      </w:pPr>
      <w:bookmarkStart w:id="81" w:name="_Toc18751"/>
      <w:bookmarkStart w:id="82" w:name="_Toc7767"/>
      <w:r>
        <w:rPr>
          <w:rFonts w:hint="eastAsia" w:ascii="Times New Roman" w:hAnsi="Times New Roman" w:eastAsia="宋体"/>
          <w:color w:val="auto"/>
          <w:highlight w:val="none"/>
        </w:rPr>
        <w:t>Remarks</w:t>
      </w:r>
      <w:bookmarkEnd w:id="81"/>
      <w:bookmarkEnd w:id="82"/>
    </w:p>
    <w:p w14:paraId="151FFC19">
      <w:pPr>
        <w:spacing w:line="440" w:lineRule="exact"/>
        <w:ind w:firstLine="420"/>
        <w:rPr>
          <w:rFonts w:hint="eastAsia"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N</w:t>
      </w:r>
      <w:r>
        <w:rPr>
          <w:rFonts w:ascii="Times New Roman" w:hAnsi="Times New Roman" w:eastAsia="宋体"/>
          <w:color w:val="auto"/>
          <w:sz w:val="21"/>
          <w:szCs w:val="21"/>
          <w:highlight w:val="none"/>
        </w:rPr>
        <w:t>/</w:t>
      </w:r>
      <w:r>
        <w:rPr>
          <w:rFonts w:hint="eastAsia" w:ascii="Times New Roman" w:hAnsi="Times New Roman" w:eastAsia="宋体"/>
          <w:color w:val="auto"/>
          <w:sz w:val="21"/>
          <w:szCs w:val="21"/>
          <w:highlight w:val="none"/>
        </w:rPr>
        <w:t>A</w:t>
      </w:r>
    </w:p>
    <w:p w14:paraId="6DD7A7F1">
      <w:pPr>
        <w:rPr>
          <w:rFonts w:ascii="Times New Roman" w:hAnsi="Times New Roman" w:eastAsia="宋体"/>
          <w:highlight w:val="none"/>
        </w:rPr>
      </w:pPr>
    </w:p>
    <w:p w14:paraId="0A4DE9E0">
      <w:pPr>
        <w:rPr>
          <w:rFonts w:ascii="Times New Roman" w:hAnsi="Times New Roman" w:eastAsia="宋体"/>
          <w:highlight w:val="none"/>
        </w:rPr>
      </w:pPr>
    </w:p>
    <w:p w14:paraId="77958965"/>
    <w:sectPr>
      <w:pgSz w:w="11906" w:h="16838"/>
      <w:pgMar w:top="1440" w:right="1077" w:bottom="1440" w:left="1077" w:header="1020" w:footer="907"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Helvetica Neue">
    <w:altName w:val="Times New Roman"/>
    <w:panose1 w:val="02000503000000020004"/>
    <w:charset w:val="00"/>
    <w:family w:val="auto"/>
    <w:pitch w:val="default"/>
    <w:sig w:usb0="00000000" w:usb1="00000000" w:usb2="00000010" w:usb3="00000000" w:csb0="00000001" w:csb1="00000000"/>
  </w:font>
  <w:font w:name="Noto Sans">
    <w:altName w:val="Yu Gothic UI"/>
    <w:panose1 w:val="020B0502040504020204"/>
    <w:charset w:val="00"/>
    <w:family w:val="auto"/>
    <w:pitch w:val="default"/>
    <w:sig w:usb0="00000000" w:usb1="00000000" w:usb2="08000029" w:usb3="00100000" w:csb0="00000000" w:csb1="00000000"/>
  </w:font>
  <w:font w:name="Yu Gothic UI">
    <w:panose1 w:val="020B0500000000000000"/>
    <w:charset w:val="80"/>
    <w:family w:val="auto"/>
    <w:pitch w:val="default"/>
    <w:sig w:usb0="E00002FF" w:usb1="2AC7FDFF" w:usb2="00000016" w:usb3="00000000" w:csb0="200200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1410DB">
    <w:pPr>
      <w:pStyle w:val="16"/>
      <w:pBdr>
        <w:top w:val="none" w:color="auto" w:sz="0" w:space="1"/>
        <w:left w:val="none" w:color="auto" w:sz="0" w:space="0"/>
        <w:bottom w:val="none" w:color="auto" w:sz="0" w:space="0"/>
        <w:right w:val="none" w:color="auto" w:sz="0" w:space="0"/>
        <w:between w:val="none" w:color="auto" w:sz="0" w:space="0"/>
      </w:pBdr>
      <w:jc w:val="both"/>
      <w:rPr>
        <w:del w:id="0" w:author="李雅静" w:date="2025-11-24T17:36:02Z"/>
        <w:rFonts w:hint="default" w:ascii="Times New Roman" w:hAnsi="Times New Roman" w:cs="Times New Roman" w:eastAsiaTheme="minorEastAsia"/>
        <w:lang w:val="en-US" w:eastAsia="zh-CN"/>
      </w:rPr>
    </w:pPr>
    <w:del w:id="1" w:author="李雅静" w:date="2025-11-24T17:36:02Z">
      <w:r>
        <w:rPr>
          <w:rFonts w:ascii="Times New Roman" w:hAnsi="Times New Roman" w:cs="Times New Roman"/>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AC6B0A">
                            <w:pPr>
                              <w:pStyle w:val="16"/>
                              <w:rPr>
                                <w:rFonts w:hint="default" w:eastAsiaTheme="minorEastAsia"/>
                                <w:lang w:val="en-US" w:eastAsia="zh-CN"/>
                              </w:rPr>
                            </w:pPr>
                            <w:r>
                              <w:fldChar w:fldCharType="begin"/>
                            </w:r>
                            <w:r>
                              <w:instrText xml:space="preserve"> PAGE  \* MERGEFORMAT </w:instrText>
                            </w:r>
                            <w:r>
                              <w:fldChar w:fldCharType="separate"/>
                            </w:r>
                            <w:r>
                              <w:t>1</w:t>
                            </w:r>
                            <w:r>
                              <w:fldChar w:fldCharType="end"/>
                            </w:r>
                            <w:r>
                              <w:rPr>
                                <w:rFonts w:hint="eastAsia"/>
                                <w:lang w:val="en-US" w:eastAsia="zh-CN"/>
                              </w:rPr>
                              <w:t>/23</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3FAC6B0A">
                      <w:pPr>
                        <w:pStyle w:val="16"/>
                        <w:rPr>
                          <w:rFonts w:hint="default" w:eastAsiaTheme="minorEastAsia"/>
                          <w:lang w:val="en-US" w:eastAsia="zh-CN"/>
                        </w:rPr>
                      </w:pPr>
                      <w:r>
                        <w:fldChar w:fldCharType="begin"/>
                      </w:r>
                      <w:r>
                        <w:instrText xml:space="preserve"> PAGE  \* MERGEFORMAT </w:instrText>
                      </w:r>
                      <w:r>
                        <w:fldChar w:fldCharType="separate"/>
                      </w:r>
                      <w:r>
                        <w:t>1</w:t>
                      </w:r>
                      <w:r>
                        <w:fldChar w:fldCharType="end"/>
                      </w:r>
                      <w:r>
                        <w:rPr>
                          <w:rFonts w:hint="eastAsia"/>
                          <w:lang w:val="en-US" w:eastAsia="zh-CN"/>
                        </w:rPr>
                        <w:t>/23</w:t>
                      </w:r>
                    </w:p>
                  </w:txbxContent>
                </v:textbox>
              </v:shape>
            </w:pict>
          </mc:Fallback>
        </mc:AlternateContent>
      </w:r>
    </w:del>
    <w:del w:id="3" w:author="李雅静" w:date="2025-11-24T17:36:02Z">
      <w:r>
        <w:rPr>
          <w:rFonts w:hint="default" w:ascii="Times New Roman" w:hAnsi="Times New Roman" w:eastAsia="宋体" w:cs="Times New Roman"/>
        </w:rPr>
        <w:delText>PAPUWIS-SRS-001</w:delText>
      </w:r>
    </w:del>
    <w:del w:id="4" w:author="李雅静" w:date="2025-11-24T17:36:02Z">
      <w:r>
        <w:rPr>
          <w:rFonts w:ascii="Times New Roman" w:hAnsi="Times New Roman" w:eastAsia="宋体" w:cs="Times New Roman"/>
        </w:rPr>
        <w:delText xml:space="preserve">     </w:delText>
      </w:r>
    </w:del>
    <w:del w:id="5" w:author="李雅静" w:date="2025-11-24T17:36:02Z">
      <w:r>
        <w:rPr>
          <w:rFonts w:ascii="Times New Roman" w:hAnsi="Times New Roman" w:cs="Times New Roman"/>
        </w:rPr>
        <w:delText xml:space="preserve">  </w:delText>
      </w:r>
    </w:del>
    <w:del w:id="6" w:author="李雅静" w:date="2025-11-24T17:36:02Z">
      <w:r>
        <w:rPr>
          <w:rFonts w:hint="eastAsia" w:ascii="Times New Roman" w:hAnsi="Times New Roman" w:cs="Times New Roman"/>
          <w:lang w:val="en-US" w:eastAsia="zh-CN"/>
        </w:rPr>
        <w:delText xml:space="preserve">     </w:delText>
      </w:r>
    </w:del>
    <w:del w:id="7" w:author="李雅静" w:date="2025-11-24T17:36:02Z">
      <w:r>
        <w:rPr>
          <w:rFonts w:ascii="Times New Roman" w:hAnsi="Times New Roman" w:cs="Times New Roman"/>
        </w:rPr>
        <w:delText xml:space="preserve">     </w:delText>
      </w:r>
    </w:del>
    <w:del w:id="8" w:author="李雅静" w:date="2025-11-24T17:36:02Z">
      <w:r>
        <w:rPr>
          <w:rFonts w:hint="eastAsia" w:ascii="Times New Roman" w:hAnsi="Times New Roman" w:cs="Times New Roman"/>
          <w:lang w:val="en-US" w:eastAsia="zh-CN"/>
        </w:rPr>
        <w:delText xml:space="preserve">   </w:delText>
      </w:r>
    </w:del>
    <w:del w:id="9" w:author="李雅静" w:date="2025-11-24T17:36:02Z">
      <w:r>
        <w:rPr>
          <w:rFonts w:ascii="Times New Roman" w:hAnsi="Times New Roman" w:cs="Times New Roman"/>
        </w:rPr>
        <w:delText xml:space="preserve"> </w:delText>
      </w:r>
    </w:del>
    <w:del w:id="10" w:author="李雅静" w:date="2025-11-24T17:36:02Z">
      <w:r>
        <w:rPr>
          <w:rFonts w:hint="default" w:ascii="Times New Roman" w:hAnsi="Times New Roman" w:cs="Times New Roman"/>
          <w:lang w:val="en-US" w:eastAsia="zh-CN"/>
        </w:rPr>
        <w:delText xml:space="preserve">  </w:delText>
      </w:r>
    </w:del>
    <w:del w:id="11" w:author="李雅静" w:date="2025-11-24T17:36:02Z">
      <w:r>
        <w:rPr>
          <w:rFonts w:ascii="Times New Roman" w:hAnsi="Times New Roman" w:cs="Times New Roman"/>
        </w:rPr>
        <w:delText xml:space="preserve">   </w:delText>
      </w:r>
    </w:del>
    <w:del w:id="12" w:author="李雅静" w:date="2025-11-24T17:36:02Z">
      <w:r>
        <w:rPr>
          <w:rFonts w:hint="default" w:ascii="Times New Roman" w:hAnsi="Times New Roman" w:cs="Times New Roman"/>
        </w:rPr>
        <w:delText>Software Requirement Specification</w:delText>
      </w:r>
    </w:del>
    <w:del w:id="13" w:author="李雅静" w:date="2025-11-24T17:36:02Z">
      <w:r>
        <w:rPr>
          <w:rFonts w:ascii="Times New Roman" w:hAnsi="Times New Roman" w:cs="Times New Roman"/>
        </w:rPr>
        <w:delText xml:space="preserve">        </w:delText>
      </w:r>
    </w:del>
    <w:del w:id="14" w:author="李雅静" w:date="2025-11-24T17:36:02Z">
      <w:r>
        <w:rPr>
          <w:rFonts w:hint="eastAsia" w:ascii="Times New Roman" w:hAnsi="Times New Roman" w:cs="Times New Roman"/>
          <w:lang w:val="en-US" w:eastAsia="zh-CN"/>
        </w:rPr>
        <w:delText xml:space="preserve">   </w:delText>
      </w:r>
    </w:del>
    <w:del w:id="15" w:author="李雅静" w:date="2025-11-24T17:36:02Z">
      <w:r>
        <w:rPr>
          <w:rFonts w:ascii="Times New Roman" w:hAnsi="Times New Roman" w:cs="Times New Roman"/>
        </w:rPr>
        <w:delText xml:space="preserve"> </w:delText>
      </w:r>
    </w:del>
    <w:del w:id="16" w:author="李雅静" w:date="2025-11-24T17:36:02Z">
      <w:r>
        <w:rPr>
          <w:rFonts w:hint="default" w:ascii="Times New Roman" w:hAnsi="Times New Roman" w:cs="Times New Roman"/>
          <w:lang w:val="en-US" w:eastAsia="zh-CN"/>
        </w:rPr>
        <w:delText xml:space="preserve">    </w:delText>
      </w:r>
    </w:del>
    <w:del w:id="17" w:author="李雅静" w:date="2025-11-24T17:36:02Z">
      <w:r>
        <w:rPr>
          <w:rFonts w:ascii="Times New Roman" w:hAnsi="Times New Roman" w:cs="Times New Roman"/>
        </w:rPr>
        <w:delText xml:space="preserve"> </w:delText>
      </w:r>
    </w:del>
    <w:del w:id="18" w:author="李雅静" w:date="2025-11-24T17:36:02Z">
      <w:r>
        <w:rPr>
          <w:rFonts w:hint="eastAsia" w:ascii="Times New Roman" w:hAnsi="Times New Roman" w:cs="Times New Roman"/>
          <w:lang w:val="en-US" w:eastAsia="zh-CN"/>
        </w:rPr>
        <w:delText xml:space="preserve">     </w:delText>
      </w:r>
    </w:del>
    <w:del w:id="19" w:author="李雅静" w:date="2025-11-24T17:36:02Z">
      <w:r>
        <w:rPr>
          <w:rFonts w:ascii="Times New Roman" w:hAnsi="Times New Roman" w:cs="Times New Roman"/>
        </w:rPr>
        <w:delText xml:space="preserve">    </w:delText>
      </w:r>
    </w:del>
    <w:del w:id="20" w:author="李雅静" w:date="2025-11-24T17:36:02Z">
      <w:r>
        <w:rPr>
          <w:rFonts w:hint="default" w:ascii="Times New Roman" w:hAnsi="Times New Roman" w:cs="Times New Roman"/>
          <w:color w:val="000000"/>
          <w:lang w:val="zh-CN"/>
        </w:rPr>
        <w:delText>Page:</w:delText>
      </w:r>
    </w:del>
    <w:del w:id="21" w:author="李雅静" w:date="2025-11-24T17:36:02Z">
      <w:r>
        <w:rPr>
          <w:rFonts w:hint="default" w:ascii="Times New Roman" w:hAnsi="Times New Roman" w:cs="Times New Roman"/>
          <w:color w:val="000000"/>
          <w:lang w:val="en-US" w:eastAsia="zh-CN"/>
        </w:rPr>
        <w:delText xml:space="preserve"> </w:delText>
      </w:r>
    </w:del>
  </w:p>
  <w:p w14:paraId="32C31230">
    <w:pPr>
      <w:pStyle w:val="16"/>
      <w:pBdr>
        <w:top w:val="none" w:color="auto" w:sz="0" w:space="1"/>
        <w:left w:val="none" w:color="auto" w:sz="0" w:space="0"/>
        <w:bottom w:val="none" w:color="auto" w:sz="0" w:space="0"/>
        <w:right w:val="none" w:color="auto" w:sz="0" w:space="0"/>
        <w:between w:val="none" w:color="auto" w:sz="0" w:space="0"/>
      </w:pBdr>
      <w:jc w:val="center"/>
      <w:rPr>
        <w:rFonts w:hint="eastAsia" w:asciiTheme="minorEastAsia" w:hAnsiTheme="minorEastAsia" w:eastAsiaTheme="minorEastAsia"/>
        <w:lang w:val="en-US"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B4AAF9">
    <w:pPr>
      <w:pStyle w:val="16"/>
      <w:pBdr>
        <w:top w:val="none" w:color="auto" w:sz="0" w:space="1"/>
        <w:left w:val="none" w:color="auto" w:sz="0" w:space="0"/>
        <w:bottom w:val="none" w:color="auto" w:sz="0" w:space="0"/>
        <w:right w:val="none" w:color="auto" w:sz="0" w:space="0"/>
        <w:between w:val="none" w:color="auto" w:sz="0" w:space="0"/>
      </w:pBdr>
      <w:jc w:val="center"/>
      <w:rPr>
        <w:rFonts w:hint="default" w:ascii="Times New Roman" w:hAnsi="Times New Roman" w:cs="Times New Roman" w:eastAsiaTheme="minorEastAsia"/>
        <w:lang w:val="en-US" w:eastAsia="zh-CN"/>
      </w:rPr>
    </w:pPr>
    <w:r>
      <w:rPr>
        <w:rFonts w:ascii="Times New Roman" w:hAnsi="Times New Roman" w:cs="Times New Roman"/>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2C575E">
                          <w:pPr>
                            <w:pStyle w:val="16"/>
                            <w:rPr>
                              <w:rFonts w:hint="default" w:eastAsiaTheme="minorEastAsia"/>
                              <w:lang w:val="en-US" w:eastAsia="zh-CN"/>
                            </w:rPr>
                          </w:pPr>
                          <w:r>
                            <w:fldChar w:fldCharType="begin"/>
                          </w:r>
                          <w:r>
                            <w:instrText xml:space="preserve"> PAGE  \* MERGEFORMAT </w:instrText>
                          </w:r>
                          <w:r>
                            <w:fldChar w:fldCharType="separate"/>
                          </w:r>
                          <w:r>
                            <w:t>1</w:t>
                          </w:r>
                          <w:r>
                            <w:fldChar w:fldCharType="end"/>
                          </w:r>
                          <w:r>
                            <w:rPr>
                              <w:rFonts w:hint="eastAsia"/>
                              <w:lang w:val="en-US" w:eastAsia="zh-CN"/>
                            </w:rPr>
                            <w:t>/22</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4A2C575E">
                    <w:pPr>
                      <w:pStyle w:val="16"/>
                      <w:rPr>
                        <w:rFonts w:hint="default" w:eastAsiaTheme="minorEastAsia"/>
                        <w:lang w:val="en-US" w:eastAsia="zh-CN"/>
                      </w:rPr>
                    </w:pPr>
                    <w:r>
                      <w:fldChar w:fldCharType="begin"/>
                    </w:r>
                    <w:r>
                      <w:instrText xml:space="preserve"> PAGE  \* MERGEFORMAT </w:instrText>
                    </w:r>
                    <w:r>
                      <w:fldChar w:fldCharType="separate"/>
                    </w:r>
                    <w:r>
                      <w:t>1</w:t>
                    </w:r>
                    <w:r>
                      <w:fldChar w:fldCharType="end"/>
                    </w:r>
                    <w:r>
                      <w:rPr>
                        <w:rFonts w:hint="eastAsia"/>
                        <w:lang w:val="en-US" w:eastAsia="zh-CN"/>
                      </w:rPr>
                      <w:t>/22</w:t>
                    </w:r>
                  </w:p>
                </w:txbxContent>
              </v:textbox>
            </v:shape>
          </w:pict>
        </mc:Fallback>
      </mc:AlternateContent>
    </w:r>
    <w:del w:id="22" w:author="李雅静" w:date="2025-11-20T11:12:52Z">
      <w:r>
        <w:rPr>
          <w:rFonts w:hint="default" w:ascii="Times New Roman" w:hAnsi="Times New Roman" w:eastAsia="宋体" w:cs="Times New Roman"/>
        </w:rPr>
        <w:delText>PAPUWIS</w:delText>
      </w:r>
    </w:del>
    <w:ins w:id="23" w:author="李雅静" w:date="2025-11-20T11:12:52Z">
      <w:r>
        <w:rPr>
          <w:rFonts w:hint="eastAsia" w:ascii="Times New Roman" w:hAnsi="Times New Roman" w:eastAsia="宋体" w:cs="Times New Roman"/>
          <w:lang w:eastAsia="zh-CN"/>
        </w:rPr>
        <w:t>BCMAS</w:t>
      </w:r>
    </w:ins>
    <w:r>
      <w:rPr>
        <w:rFonts w:hint="default" w:ascii="Times New Roman" w:hAnsi="Times New Roman" w:eastAsia="宋体" w:cs="Times New Roman"/>
      </w:rPr>
      <w:t>-SRS-001</w:t>
    </w:r>
    <w:r>
      <w:rPr>
        <w:rFonts w:ascii="Times New Roman" w:hAnsi="Times New Roman" w:eastAsia="宋体" w:cs="Times New Roman"/>
      </w:rPr>
      <w:t xml:space="preserve">   </w:t>
    </w:r>
    <w:r>
      <w:rPr>
        <w:rFonts w:ascii="Times New Roman" w:hAnsi="Times New Roman" w:cs="Times New Roman"/>
      </w:rPr>
      <w:t xml:space="preserve">     </w:t>
    </w:r>
    <w:r>
      <w:rPr>
        <w:rFonts w:hint="eastAsia" w:ascii="Times New Roman" w:hAnsi="Times New Roman" w:cs="Times New Roman"/>
        <w:lang w:val="en-US" w:eastAsia="zh-CN"/>
      </w:rPr>
      <w:t xml:space="preserve">       </w:t>
    </w:r>
    <w:r>
      <w:rPr>
        <w:rFonts w:ascii="Times New Roman" w:hAnsi="Times New Roman" w:cs="Times New Roman"/>
      </w:rPr>
      <w:t xml:space="preserve">       </w:t>
    </w:r>
    <w:r>
      <w:rPr>
        <w:rFonts w:hint="default" w:ascii="Times New Roman" w:hAnsi="Times New Roman" w:cs="Times New Roman"/>
      </w:rPr>
      <w:t>Software Requirement Specification</w:t>
    </w:r>
    <w:r>
      <w:rPr>
        <w:rFonts w:ascii="Times New Roman" w:hAnsi="Times New Roman" w:cs="Times New Roman"/>
      </w:rPr>
      <w:t xml:space="preserve">        </w:t>
    </w:r>
    <w:r>
      <w:rPr>
        <w:rFonts w:hint="eastAsia" w:ascii="Times New Roman" w:hAnsi="Times New Roman" w:cs="Times New Roman"/>
        <w:lang w:val="en-US" w:eastAsia="zh-CN"/>
      </w:rPr>
      <w:t xml:space="preserve">     </w:t>
    </w:r>
    <w:r>
      <w:rPr>
        <w:rFonts w:ascii="Times New Roman" w:hAnsi="Times New Roman" w:cs="Times New Roman"/>
      </w:rPr>
      <w:t xml:space="preserve">        </w:t>
    </w:r>
    <w:r>
      <w:rPr>
        <w:rFonts w:hint="default" w:ascii="Times New Roman" w:hAnsi="Times New Roman" w:cs="Times New Roman"/>
        <w:lang w:val="en-US" w:eastAsia="zh-CN"/>
      </w:rPr>
      <w:t>Page</w:t>
    </w:r>
    <w:r>
      <w:rPr>
        <w:rFonts w:hint="default" w:ascii="Times New Roman" w:hAnsi="Times New Roman" w:cs="Times New Roman"/>
        <w:color w:val="000000"/>
        <w:lang w:val="en-US" w:eastAsia="zh-CN"/>
      </w:rPr>
      <w:t>:</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8EB497">
    <w:pPr>
      <w:pStyle w:val="17"/>
      <w:pBdr>
        <w:bottom w:val="none" w:color="auto" w:sz="0" w:space="0"/>
      </w:pBdr>
      <w:rPr>
        <w:rFonts w:hint="default" w:ascii="宋体" w:hAnsi="宋体" w:eastAsia="宋体" w:cs="宋体"/>
        <w:lang w:val="en-US" w:eastAsia="zh-CN"/>
      </w:rPr>
    </w:pPr>
    <w:r>
      <w:rPr>
        <w:rFonts w:hint="default" w:ascii="Times New Roman" w:hAnsi="Times New Roman" w:eastAsia="宋体" w:cs="Times New Roman"/>
        <w:lang w:val="en-US" w:eastAsia="zh-CN"/>
      </w:rPr>
      <w:t>Nanjing Yuyue Software Technology Co.,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EE70F3"/>
    <w:multiLevelType w:val="multilevel"/>
    <w:tmpl w:val="03EE70F3"/>
    <w:lvl w:ilvl="0" w:tentative="0">
      <w:start w:val="1"/>
      <w:numFmt w:val="decimal"/>
      <w:lvlText w:val="%1."/>
      <w:lvlJc w:val="left"/>
      <w:pPr>
        <w:ind w:left="420" w:hanging="420"/>
      </w:pPr>
      <w:rPr>
        <w:rFonts w:hint="eastAsia"/>
        <w:b w:val="0"/>
        <w:sz w:val="36"/>
        <w:szCs w:val="44"/>
      </w:rPr>
    </w:lvl>
    <w:lvl w:ilvl="1" w:tentative="0">
      <w:start w:val="1"/>
      <w:numFmt w:val="decimal"/>
      <w:pStyle w:val="63"/>
      <w:isLgl/>
      <w:lvlText w:val="%1.%2"/>
      <w:lvlJc w:val="left"/>
      <w:pPr>
        <w:ind w:left="600" w:hanging="600"/>
      </w:pPr>
      <w:rPr>
        <w:rFonts w:hint="default"/>
        <w:sz w:val="32"/>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080" w:hanging="108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440" w:hanging="1440"/>
      </w:pPr>
      <w:rPr>
        <w:rFonts w:hint="default"/>
      </w:rPr>
    </w:lvl>
  </w:abstractNum>
  <w:abstractNum w:abstractNumId="1">
    <w:nsid w:val="52030CBC"/>
    <w:multiLevelType w:val="multilevel"/>
    <w:tmpl w:val="52030CBC"/>
    <w:lvl w:ilvl="0" w:tentative="0">
      <w:start w:val="1"/>
      <w:numFmt w:val="decimal"/>
      <w:pStyle w:val="2"/>
      <w:lvlText w:val="%1"/>
      <w:lvlJc w:val="left"/>
      <w:pPr>
        <w:tabs>
          <w:tab w:val="left" w:pos="432"/>
        </w:tabs>
        <w:ind w:left="432" w:hanging="432"/>
      </w:pPr>
      <w:rPr>
        <w:rFonts w:hint="default" w:ascii="Times New Roman" w:hAnsi="Times New Roman" w:cs="Times New Roman"/>
        <w:sz w:val="28"/>
        <w:szCs w:val="28"/>
      </w:rPr>
    </w:lvl>
    <w:lvl w:ilvl="1" w:tentative="0">
      <w:start w:val="1"/>
      <w:numFmt w:val="decimal"/>
      <w:pStyle w:val="3"/>
      <w:lvlText w:val="%1.%2"/>
      <w:lvlJc w:val="left"/>
      <w:pPr>
        <w:tabs>
          <w:tab w:val="left" w:pos="576"/>
        </w:tabs>
        <w:ind w:left="576" w:hanging="576"/>
      </w:pPr>
      <w:rPr>
        <w:rFonts w:hint="default" w:ascii="Times New Roman" w:hAnsi="Times New Roman" w:cs="Times New Roman"/>
        <w:bCs w:val="0"/>
        <w:i w:val="0"/>
        <w:iCs w:val="0"/>
        <w:caps w:val="0"/>
        <w:smallCaps w:val="0"/>
        <w:strike w:val="0"/>
        <w:dstrike w:val="0"/>
        <w:color w:val="000000"/>
        <w:spacing w:val="0"/>
        <w:kern w:val="0"/>
        <w:position w:val="0"/>
        <w:u w:val="none"/>
        <w:vertAlign w:val="baseline"/>
      </w:rPr>
    </w:lvl>
    <w:lvl w:ilvl="2" w:tentative="0">
      <w:start w:val="1"/>
      <w:numFmt w:val="decimal"/>
      <w:pStyle w:val="4"/>
      <w:lvlText w:val="%1.%2.%3"/>
      <w:lvlJc w:val="left"/>
      <w:pPr>
        <w:tabs>
          <w:tab w:val="left" w:pos="1004"/>
        </w:tabs>
        <w:ind w:left="1004" w:hanging="720"/>
      </w:pPr>
      <w:rPr>
        <w:rFonts w:ascii="宋体" w:hAnsi="宋体" w:eastAsia="宋体" w:cs="Times New Roman"/>
        <w:bCs w:val="0"/>
        <w:i w:val="0"/>
        <w:iCs w:val="0"/>
        <w:caps w:val="0"/>
        <w:smallCaps w:val="0"/>
        <w:strike w:val="0"/>
        <w:dstrike w:val="0"/>
        <w:color w:val="000000"/>
        <w:spacing w:val="0"/>
        <w:kern w:val="0"/>
        <w:position w:val="0"/>
        <w:u w:val="none"/>
        <w:vertAlign w:val="baseline"/>
      </w:rPr>
    </w:lvl>
    <w:lvl w:ilvl="3" w:tentative="0">
      <w:start w:val="1"/>
      <w:numFmt w:val="decimal"/>
      <w:pStyle w:val="5"/>
      <w:lvlText w:val="%1.%2.1.%4"/>
      <w:lvlJc w:val="left"/>
      <w:pPr>
        <w:tabs>
          <w:tab w:val="left" w:pos="1290"/>
        </w:tabs>
        <w:ind w:left="1290" w:hanging="864"/>
      </w:pPr>
      <w:rPr>
        <w:rFonts w:ascii="Times New Roman" w:hAnsi="Times New Roman" w:cs="Times New Roman"/>
        <w:bCs w:val="0"/>
        <w:i w:val="0"/>
        <w:iCs w:val="0"/>
        <w:caps w:val="0"/>
        <w:smallCaps w:val="0"/>
        <w:strike w:val="0"/>
        <w:dstrike w:val="0"/>
        <w:color w:val="000000"/>
        <w:spacing w:val="0"/>
        <w:kern w:val="0"/>
        <w:position w:val="0"/>
        <w:u w:val="none"/>
        <w:vertAlign w:val="baseline"/>
      </w:rPr>
    </w:lvl>
    <w:lvl w:ilvl="4" w:tentative="0">
      <w:start w:val="1"/>
      <w:numFmt w:val="decimal"/>
      <w:pStyle w:val="6"/>
      <w:lvlText w:val="%1.%2.%3.%4.%5"/>
      <w:lvlJc w:val="left"/>
      <w:pPr>
        <w:tabs>
          <w:tab w:val="left" w:pos="3561"/>
        </w:tabs>
        <w:ind w:left="3561" w:hanging="1008"/>
      </w:pPr>
      <w:rPr>
        <w:rFonts w:hint="eastAsia"/>
        <w:b w:val="0"/>
        <w:bCs w:val="0"/>
        <w:i w:val="0"/>
        <w:iCs w:val="0"/>
        <w:caps w:val="0"/>
        <w:smallCaps w:val="0"/>
        <w:strike w:val="0"/>
        <w:dstrike w:val="0"/>
        <w:color w:val="000000"/>
        <w:spacing w:val="0"/>
        <w:position w:val="0"/>
        <w:u w:val="none"/>
        <w:vertAlign w:val="baseline"/>
      </w:rPr>
    </w:lvl>
    <w:lvl w:ilvl="5" w:tentative="0">
      <w:start w:val="1"/>
      <w:numFmt w:val="decimal"/>
      <w:pStyle w:val="7"/>
      <w:lvlText w:val="%1.%2.%3.%4.%5.%6"/>
      <w:lvlJc w:val="left"/>
      <w:pPr>
        <w:tabs>
          <w:tab w:val="left" w:pos="1152"/>
        </w:tabs>
        <w:ind w:left="1152" w:hanging="1152"/>
      </w:pPr>
      <w:rPr>
        <w:rFonts w:hint="eastAsia"/>
      </w:rPr>
    </w:lvl>
    <w:lvl w:ilvl="6" w:tentative="0">
      <w:start w:val="1"/>
      <w:numFmt w:val="decimal"/>
      <w:pStyle w:val="8"/>
      <w:lvlText w:val="%1.%2.%3.%4.%5.%6.%7"/>
      <w:lvlJc w:val="left"/>
      <w:pPr>
        <w:tabs>
          <w:tab w:val="left" w:pos="1296"/>
        </w:tabs>
        <w:ind w:left="1296" w:hanging="1296"/>
      </w:pPr>
      <w:rPr>
        <w:rFonts w:hint="eastAsia"/>
      </w:rPr>
    </w:lvl>
    <w:lvl w:ilvl="7" w:tentative="0">
      <w:start w:val="1"/>
      <w:numFmt w:val="decimal"/>
      <w:pStyle w:val="9"/>
      <w:lvlText w:val="%1.%2.%3.%4.%5.%6.%7.%8"/>
      <w:lvlJc w:val="left"/>
      <w:pPr>
        <w:tabs>
          <w:tab w:val="left" w:pos="1440"/>
        </w:tabs>
        <w:ind w:left="1440" w:hanging="1440"/>
      </w:pPr>
      <w:rPr>
        <w:rFonts w:hint="eastAsia"/>
      </w:rPr>
    </w:lvl>
    <w:lvl w:ilvl="8" w:tentative="0">
      <w:start w:val="1"/>
      <w:numFmt w:val="decimal"/>
      <w:pStyle w:val="10"/>
      <w:lvlText w:val="%1.%2.%3.%4.%5.%6.%7.%8.%9"/>
      <w:lvlJc w:val="left"/>
      <w:pPr>
        <w:tabs>
          <w:tab w:val="left" w:pos="1584"/>
        </w:tabs>
        <w:ind w:left="1584" w:hanging="1584"/>
      </w:pPr>
      <w:rPr>
        <w:rFonts w:hint="eastAsia"/>
      </w:rPr>
    </w:lvl>
  </w:abstractNum>
  <w:abstractNum w:abstractNumId="2">
    <w:nsid w:val="530F89D2"/>
    <w:multiLevelType w:val="singleLevel"/>
    <w:tmpl w:val="530F89D2"/>
    <w:lvl w:ilvl="0" w:tentative="0">
      <w:start w:val="1"/>
      <w:numFmt w:val="decimal"/>
      <w:lvlText w:val="%1."/>
      <w:lvlJc w:val="left"/>
      <w:pPr>
        <w:ind w:left="425" w:hanging="425"/>
      </w:pPr>
      <w:rPr>
        <w:rFonts w:hint="default"/>
      </w:rPr>
    </w:lvl>
  </w:abstractNum>
  <w:abstractNum w:abstractNumId="3">
    <w:nsid w:val="53CE584D"/>
    <w:multiLevelType w:val="multilevel"/>
    <w:tmpl w:val="53CE584D"/>
    <w:lvl w:ilvl="0" w:tentative="0">
      <w:start w:val="1"/>
      <w:numFmt w:val="decimal"/>
      <w:pStyle w:val="56"/>
      <w:lvlText w:val="%1"/>
      <w:lvlJc w:val="left"/>
      <w:pPr>
        <w:ind w:left="432" w:hanging="432"/>
      </w:pPr>
      <w:rPr>
        <w:rFonts w:hint="default"/>
      </w:rPr>
    </w:lvl>
    <w:lvl w:ilvl="1" w:tentative="0">
      <w:start w:val="1"/>
      <w:numFmt w:val="decimal"/>
      <w:lvlText w:val="%1.%2"/>
      <w:lvlJc w:val="left"/>
      <w:pPr>
        <w:ind w:left="576" w:hanging="576"/>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2" w:hanging="1152"/>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4" w:hanging="1584"/>
      </w:pPr>
      <w:rPr>
        <w:rFonts w:hint="default"/>
      </w:rPr>
    </w:lvl>
  </w:abstractNum>
  <w:abstractNum w:abstractNumId="4">
    <w:nsid w:val="5FFF4E11"/>
    <w:multiLevelType w:val="multilevel"/>
    <w:tmpl w:val="5FFF4E11"/>
    <w:lvl w:ilvl="0" w:tentative="0">
      <w:start w:val="1"/>
      <w:numFmt w:val="decimal"/>
      <w:lvlText w:val="[%1] "/>
      <w:lvlJc w:val="left"/>
      <w:pPr>
        <w:tabs>
          <w:tab w:val="left" w:pos="840"/>
        </w:tabs>
        <w:ind w:left="845" w:hanging="425"/>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num w:numId="1">
    <w:abstractNumId w:val="1"/>
  </w:num>
  <w:num w:numId="2">
    <w:abstractNumId w:val="3"/>
  </w:num>
  <w:num w:numId="3">
    <w:abstractNumId w:val="0"/>
  </w:num>
  <w:num w:numId="4">
    <w:abstractNumId w:val="4"/>
  </w:num>
  <w:num w:numId="5">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李雅静">
    <w15:presenceInfo w15:providerId="WPS Office" w15:userId="34250773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trackRevisions w:val="1"/>
  <w:documentProtection w:enforcement="0"/>
  <w:defaultTabStop w:val="1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BreakWrappedTables/>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40B274D"/>
    <w:rsid w:val="092170AA"/>
    <w:rsid w:val="09BE1494"/>
    <w:rsid w:val="0AE93662"/>
    <w:rsid w:val="0D4E1B25"/>
    <w:rsid w:val="0FA12814"/>
    <w:rsid w:val="0FBFBD83"/>
    <w:rsid w:val="111136CE"/>
    <w:rsid w:val="13645F7C"/>
    <w:rsid w:val="146B6EF0"/>
    <w:rsid w:val="15FC673F"/>
    <w:rsid w:val="182B084A"/>
    <w:rsid w:val="18FA4C8D"/>
    <w:rsid w:val="1B6237F4"/>
    <w:rsid w:val="1C6D5A2F"/>
    <w:rsid w:val="1E0B9829"/>
    <w:rsid w:val="1FFD6AFF"/>
    <w:rsid w:val="210E47D9"/>
    <w:rsid w:val="211862FC"/>
    <w:rsid w:val="24E54876"/>
    <w:rsid w:val="2E686F6F"/>
    <w:rsid w:val="307E14B1"/>
    <w:rsid w:val="319E0DD4"/>
    <w:rsid w:val="3234348A"/>
    <w:rsid w:val="326149C3"/>
    <w:rsid w:val="357BF96A"/>
    <w:rsid w:val="38415FD4"/>
    <w:rsid w:val="3941747A"/>
    <w:rsid w:val="3BBF17CF"/>
    <w:rsid w:val="3FF59C84"/>
    <w:rsid w:val="464C3649"/>
    <w:rsid w:val="4A4060F4"/>
    <w:rsid w:val="53791F38"/>
    <w:rsid w:val="56E7660D"/>
    <w:rsid w:val="5B057B9B"/>
    <w:rsid w:val="5F2D3DC6"/>
    <w:rsid w:val="62770702"/>
    <w:rsid w:val="63E9723A"/>
    <w:rsid w:val="6E1F097F"/>
    <w:rsid w:val="6E3A0186"/>
    <w:rsid w:val="6FDB8720"/>
    <w:rsid w:val="77FFE3E9"/>
    <w:rsid w:val="78597AA3"/>
    <w:rsid w:val="7ABFBC9B"/>
    <w:rsid w:val="7AEFB081"/>
    <w:rsid w:val="7C8834B2"/>
    <w:rsid w:val="7DCFE855"/>
    <w:rsid w:val="7DFF5F9F"/>
    <w:rsid w:val="7E464D80"/>
    <w:rsid w:val="7EE7F5DC"/>
    <w:rsid w:val="7EFA630D"/>
    <w:rsid w:val="7FA7596D"/>
    <w:rsid w:val="8DBCAECC"/>
    <w:rsid w:val="9EAC0524"/>
    <w:rsid w:val="9FBFF353"/>
    <w:rsid w:val="BEDE1479"/>
    <w:rsid w:val="CFAF72FC"/>
    <w:rsid w:val="DBFEB564"/>
    <w:rsid w:val="DFFF8A41"/>
    <w:rsid w:val="F3FB7607"/>
    <w:rsid w:val="F6CE80A1"/>
    <w:rsid w:val="F7F9F488"/>
    <w:rsid w:val="FD7EEF9F"/>
    <w:rsid w:val="FDBFAF2E"/>
    <w:rsid w:val="FDFD8B63"/>
    <w:rsid w:val="FE098DC7"/>
    <w:rsid w:val="FF5DC792"/>
    <w:rsid w:val="FFD5D2D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0" w:semiHidden="0" w:name="annotation text"/>
    <w:lsdException w:qFormat="1" w:uiPriority="0" w:semiHidden="0" w:name="header"/>
    <w:lsdException w:qFormat="1"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basedOn w:val="1"/>
    <w:next w:val="1"/>
    <w:link w:val="29"/>
    <w:qFormat/>
    <w:uiPriority w:val="9"/>
    <w:pPr>
      <w:keepNext/>
      <w:pageBreakBefore/>
      <w:numPr>
        <w:ilvl w:val="0"/>
        <w:numId w:val="1"/>
      </w:numPr>
      <w:tabs>
        <w:tab w:val="left" w:pos="680"/>
      </w:tabs>
      <w:spacing w:before="240" w:after="240" w:line="440" w:lineRule="exact"/>
      <w:ind w:left="431" w:hanging="431"/>
      <w:outlineLvl w:val="0"/>
    </w:pPr>
    <w:rPr>
      <w:rFonts w:cs="Times New Roman" w:asciiTheme="minorEastAsia" w:hAnsiTheme="minorEastAsia" w:eastAsiaTheme="minorEastAsia"/>
      <w:b/>
      <w:bCs/>
      <w:sz w:val="28"/>
      <w:szCs w:val="28"/>
      <w:lang w:val="en-US" w:eastAsia="zh-CN" w:bidi="ar-SA"/>
    </w:rPr>
  </w:style>
  <w:style w:type="paragraph" w:styleId="3">
    <w:name w:val="heading 2"/>
    <w:basedOn w:val="1"/>
    <w:next w:val="1"/>
    <w:link w:val="30"/>
    <w:qFormat/>
    <w:uiPriority w:val="0"/>
    <w:pPr>
      <w:keepNext/>
      <w:numPr>
        <w:ilvl w:val="1"/>
        <w:numId w:val="1"/>
      </w:numPr>
      <w:tabs>
        <w:tab w:val="left" w:pos="432"/>
        <w:tab w:val="left" w:pos="680"/>
        <w:tab w:val="left" w:pos="1134"/>
        <w:tab w:val="left" w:pos="1701"/>
        <w:tab w:val="left" w:pos="2268"/>
        <w:tab w:val="left" w:pos="2835"/>
        <w:tab w:val="left" w:pos="3402"/>
      </w:tabs>
      <w:spacing w:before="240" w:after="240" w:line="440" w:lineRule="exact"/>
      <w:ind w:left="578" w:hanging="578"/>
      <w:outlineLvl w:val="1"/>
    </w:pPr>
    <w:rPr>
      <w:rFonts w:cs="Times New Roman" w:asciiTheme="minorEastAsia" w:hAnsiTheme="minorEastAsia" w:eastAsiaTheme="minorEastAsia"/>
      <w:b/>
      <w:bCs/>
      <w:sz w:val="24"/>
      <w:szCs w:val="24"/>
      <w:lang w:val="en-US" w:eastAsia="zh-CN" w:bidi="ar-SA"/>
    </w:rPr>
  </w:style>
  <w:style w:type="paragraph" w:styleId="4">
    <w:name w:val="heading 3"/>
    <w:basedOn w:val="1"/>
    <w:next w:val="1"/>
    <w:link w:val="31"/>
    <w:qFormat/>
    <w:uiPriority w:val="0"/>
    <w:pPr>
      <w:keepNext/>
      <w:numPr>
        <w:ilvl w:val="2"/>
        <w:numId w:val="1"/>
      </w:numPr>
      <w:tabs>
        <w:tab w:val="left" w:pos="432"/>
        <w:tab w:val="left" w:pos="680"/>
        <w:tab w:val="left" w:pos="1134"/>
        <w:tab w:val="left" w:pos="1701"/>
        <w:tab w:val="left" w:pos="2268"/>
        <w:tab w:val="left" w:pos="2835"/>
        <w:tab w:val="left" w:pos="3402"/>
      </w:tabs>
      <w:spacing w:before="240" w:after="240" w:line="360" w:lineRule="atLeast"/>
      <w:ind w:left="113" w:hanging="113"/>
      <w:outlineLvl w:val="2"/>
    </w:pPr>
    <w:rPr>
      <w:rFonts w:cs="Times New Roman" w:asciiTheme="minorEastAsia" w:hAnsiTheme="minorEastAsia" w:eastAsiaTheme="minorEastAsia"/>
      <w:b/>
      <w:color w:val="000000"/>
      <w:sz w:val="21"/>
      <w:shd w:val="clear" w:color="auto" w:fill="FFFFFF"/>
      <w:lang w:val="en-US" w:eastAsia="zh-CN" w:bidi="ar-SA"/>
    </w:rPr>
  </w:style>
  <w:style w:type="paragraph" w:styleId="5">
    <w:name w:val="heading 4"/>
    <w:next w:val="1"/>
    <w:link w:val="32"/>
    <w:qFormat/>
    <w:uiPriority w:val="0"/>
    <w:pPr>
      <w:keepNext/>
      <w:numPr>
        <w:ilvl w:val="3"/>
        <w:numId w:val="1"/>
      </w:numPr>
      <w:tabs>
        <w:tab w:val="left" w:pos="432"/>
        <w:tab w:val="left" w:pos="680"/>
        <w:tab w:val="left" w:pos="1134"/>
        <w:tab w:val="left" w:pos="1701"/>
        <w:tab w:val="left" w:pos="2268"/>
        <w:tab w:val="left" w:pos="2835"/>
        <w:tab w:val="left" w:pos="3402"/>
        <w:tab w:val="clear" w:pos="1290"/>
      </w:tabs>
      <w:spacing w:before="80" w:after="80" w:line="240" w:lineRule="atLeast"/>
      <w:outlineLvl w:val="3"/>
    </w:pPr>
    <w:rPr>
      <w:rFonts w:ascii="Times New Roman" w:hAnsi="Times New Roman" w:eastAsia="微软雅黑" w:cs="Times New Roman"/>
      <w:color w:val="000000"/>
      <w:sz w:val="24"/>
      <w:lang w:val="en-US" w:eastAsia="en-US" w:bidi="ar-SA"/>
    </w:rPr>
  </w:style>
  <w:style w:type="paragraph" w:styleId="6">
    <w:name w:val="heading 5"/>
    <w:next w:val="1"/>
    <w:link w:val="33"/>
    <w:qFormat/>
    <w:uiPriority w:val="0"/>
    <w:pPr>
      <w:numPr>
        <w:ilvl w:val="4"/>
        <w:numId w:val="1"/>
      </w:numPr>
      <w:spacing w:before="500" w:after="80" w:line="320" w:lineRule="atLeast"/>
      <w:outlineLvl w:val="4"/>
    </w:pPr>
    <w:rPr>
      <w:rFonts w:ascii="Times New Roman" w:hAnsi="Times New Roman" w:eastAsia="宋体" w:cs="Times New Roman"/>
      <w:b/>
      <w:color w:val="000000"/>
      <w:sz w:val="28"/>
      <w:lang w:val="en-US" w:eastAsia="en-US" w:bidi="ar-SA"/>
    </w:rPr>
  </w:style>
  <w:style w:type="paragraph" w:styleId="7">
    <w:name w:val="heading 6"/>
    <w:next w:val="1"/>
    <w:link w:val="34"/>
    <w:qFormat/>
    <w:uiPriority w:val="0"/>
    <w:pPr>
      <w:numPr>
        <w:ilvl w:val="5"/>
        <w:numId w:val="1"/>
      </w:numPr>
      <w:spacing w:before="500" w:after="80" w:line="320" w:lineRule="atLeast"/>
      <w:outlineLvl w:val="5"/>
    </w:pPr>
    <w:rPr>
      <w:rFonts w:ascii="Times New Roman" w:hAnsi="Times New Roman" w:eastAsia="宋体" w:cs="Times New Roman"/>
      <w:b/>
      <w:color w:val="000000"/>
      <w:sz w:val="28"/>
      <w:lang w:val="en-US" w:eastAsia="en-US" w:bidi="ar-SA"/>
    </w:rPr>
  </w:style>
  <w:style w:type="paragraph" w:styleId="8">
    <w:name w:val="heading 7"/>
    <w:basedOn w:val="1"/>
    <w:next w:val="1"/>
    <w:link w:val="35"/>
    <w:qFormat/>
    <w:uiPriority w:val="0"/>
    <w:pPr>
      <w:widowControl w:val="0"/>
      <w:numPr>
        <w:ilvl w:val="6"/>
        <w:numId w:val="1"/>
      </w:numPr>
      <w:spacing w:before="240" w:after="60"/>
      <w:jc w:val="both"/>
      <w:outlineLvl w:val="6"/>
    </w:pPr>
    <w:rPr>
      <w:rFonts w:asciiTheme="minorHAnsi" w:hAnsiTheme="minorHAnsi" w:eastAsiaTheme="minorEastAsia" w:cstheme="minorBidi"/>
      <w:color w:val="000000"/>
      <w:sz w:val="20"/>
      <w:szCs w:val="20"/>
      <w:lang w:eastAsia="en-US"/>
    </w:rPr>
  </w:style>
  <w:style w:type="paragraph" w:styleId="9">
    <w:name w:val="heading 8"/>
    <w:basedOn w:val="1"/>
    <w:next w:val="1"/>
    <w:link w:val="36"/>
    <w:qFormat/>
    <w:uiPriority w:val="0"/>
    <w:pPr>
      <w:widowControl w:val="0"/>
      <w:numPr>
        <w:ilvl w:val="7"/>
        <w:numId w:val="1"/>
      </w:numPr>
      <w:tabs>
        <w:tab w:val="right" w:pos="8222"/>
        <w:tab w:val="right" w:pos="9072"/>
      </w:tabs>
      <w:spacing w:before="100" w:after="60"/>
      <w:outlineLvl w:val="7"/>
    </w:pPr>
    <w:rPr>
      <w:rFonts w:asciiTheme="minorHAnsi" w:hAnsiTheme="minorHAnsi" w:eastAsiaTheme="minorEastAsia" w:cstheme="minorBidi"/>
      <w:color w:val="000000"/>
      <w:sz w:val="18"/>
      <w:szCs w:val="20"/>
      <w:lang w:eastAsia="en-US"/>
    </w:rPr>
  </w:style>
  <w:style w:type="paragraph" w:styleId="10">
    <w:name w:val="heading 9"/>
    <w:basedOn w:val="1"/>
    <w:next w:val="1"/>
    <w:link w:val="37"/>
    <w:qFormat/>
    <w:uiPriority w:val="0"/>
    <w:pPr>
      <w:widowControl w:val="0"/>
      <w:numPr>
        <w:ilvl w:val="8"/>
        <w:numId w:val="1"/>
      </w:numPr>
      <w:tabs>
        <w:tab w:val="right" w:pos="8222"/>
        <w:tab w:val="right" w:leader="dot" w:pos="9072"/>
      </w:tabs>
      <w:spacing w:before="100"/>
      <w:outlineLvl w:val="8"/>
    </w:pPr>
    <w:rPr>
      <w:rFonts w:asciiTheme="minorHAnsi" w:hAnsiTheme="minorHAnsi" w:eastAsiaTheme="minorEastAsia" w:cstheme="minorBidi"/>
      <w:color w:val="000000"/>
      <w:sz w:val="18"/>
      <w:szCs w:val="20"/>
      <w:lang w:eastAsia="en-US"/>
    </w:rPr>
  </w:style>
  <w:style w:type="character" w:default="1" w:styleId="25">
    <w:name w:val="Default Paragraph Font"/>
    <w:unhideWhenUsed/>
    <w:qFormat/>
    <w:uiPriority w:val="1"/>
  </w:style>
  <w:style w:type="table" w:default="1" w:styleId="23">
    <w:name w:val="Normal Table"/>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caption"/>
    <w:next w:val="1"/>
    <w:qFormat/>
    <w:uiPriority w:val="0"/>
    <w:pPr>
      <w:spacing w:before="100" w:after="200" w:line="240" w:lineRule="atLeast"/>
    </w:pPr>
    <w:rPr>
      <w:rFonts w:ascii="Times New Roman" w:hAnsi="Times New Roman" w:eastAsia="宋体" w:cs="Times New Roman"/>
      <w:i/>
      <w:color w:val="000000"/>
      <w:lang w:val="en-US" w:eastAsia="en-US" w:bidi="ar-SA"/>
    </w:rPr>
  </w:style>
  <w:style w:type="paragraph" w:styleId="12">
    <w:name w:val="annotation text"/>
    <w:basedOn w:val="1"/>
    <w:link w:val="42"/>
    <w:unhideWhenUsed/>
    <w:qFormat/>
    <w:uiPriority w:val="0"/>
    <w:pPr>
      <w:widowControl w:val="0"/>
    </w:pPr>
    <w:rPr>
      <w:rFonts w:asciiTheme="minorHAnsi" w:hAnsiTheme="minorHAnsi" w:eastAsiaTheme="minorEastAsia" w:cstheme="minorBidi"/>
      <w:kern w:val="2"/>
      <w:sz w:val="21"/>
      <w:szCs w:val="22"/>
    </w:rPr>
  </w:style>
  <w:style w:type="paragraph" w:styleId="13">
    <w:name w:val="Body Text"/>
    <w:basedOn w:val="1"/>
    <w:link w:val="52"/>
    <w:qFormat/>
    <w:uiPriority w:val="99"/>
    <w:pPr>
      <w:widowControl w:val="0"/>
      <w:autoSpaceDE w:val="0"/>
      <w:autoSpaceDN w:val="0"/>
      <w:adjustRightInd w:val="0"/>
    </w:pPr>
    <w:rPr>
      <w:rFonts w:ascii="Times New Roman" w:hAnsi="Times New Roman" w:cs="Times New Roman"/>
      <w:szCs w:val="20"/>
    </w:rPr>
  </w:style>
  <w:style w:type="paragraph" w:styleId="14">
    <w:name w:val="toc 3"/>
    <w:basedOn w:val="1"/>
    <w:next w:val="1"/>
    <w:unhideWhenUsed/>
    <w:qFormat/>
    <w:uiPriority w:val="39"/>
    <w:pPr>
      <w:widowControl w:val="0"/>
      <w:ind w:left="840" w:leftChars="400"/>
      <w:jc w:val="both"/>
    </w:pPr>
    <w:rPr>
      <w:rFonts w:asciiTheme="minorHAnsi" w:hAnsiTheme="minorHAnsi" w:eastAsiaTheme="minorEastAsia" w:cstheme="minorBidi"/>
      <w:kern w:val="2"/>
      <w:sz w:val="21"/>
      <w:szCs w:val="22"/>
    </w:rPr>
  </w:style>
  <w:style w:type="paragraph" w:styleId="15">
    <w:name w:val="Balloon Text"/>
    <w:basedOn w:val="1"/>
    <w:link w:val="44"/>
    <w:unhideWhenUsed/>
    <w:qFormat/>
    <w:uiPriority w:val="99"/>
    <w:pPr>
      <w:widowControl w:val="0"/>
      <w:jc w:val="both"/>
    </w:pPr>
    <w:rPr>
      <w:rFonts w:asciiTheme="minorHAnsi" w:hAnsiTheme="minorHAnsi" w:eastAsiaTheme="minorEastAsia" w:cstheme="minorBidi"/>
      <w:kern w:val="2"/>
      <w:sz w:val="18"/>
      <w:szCs w:val="18"/>
    </w:rPr>
  </w:style>
  <w:style w:type="paragraph" w:styleId="16">
    <w:name w:val="footer"/>
    <w:basedOn w:val="1"/>
    <w:link w:val="41"/>
    <w:unhideWhenUsed/>
    <w:qFormat/>
    <w:uiPriority w:val="0"/>
    <w:pPr>
      <w:widowControl w:val="0"/>
      <w:tabs>
        <w:tab w:val="center" w:pos="4153"/>
        <w:tab w:val="right" w:pos="8306"/>
      </w:tabs>
      <w:snapToGrid w:val="0"/>
    </w:pPr>
    <w:rPr>
      <w:rFonts w:asciiTheme="minorHAnsi" w:hAnsiTheme="minorHAnsi" w:eastAsiaTheme="minorEastAsia" w:cstheme="minorBidi"/>
      <w:kern w:val="2"/>
      <w:sz w:val="18"/>
      <w:szCs w:val="18"/>
    </w:rPr>
  </w:style>
  <w:style w:type="paragraph" w:styleId="17">
    <w:name w:val="header"/>
    <w:basedOn w:val="1"/>
    <w:link w:val="40"/>
    <w:unhideWhenUsed/>
    <w:qFormat/>
    <w:uiPriority w:val="0"/>
    <w:pPr>
      <w:widowControl w:val="0"/>
      <w:pBdr>
        <w:bottom w:val="single" w:color="auto" w:sz="6" w:space="1"/>
      </w:pBdr>
      <w:tabs>
        <w:tab w:val="center" w:pos="4153"/>
        <w:tab w:val="right" w:pos="8306"/>
      </w:tabs>
      <w:snapToGrid w:val="0"/>
      <w:jc w:val="center"/>
    </w:pPr>
    <w:rPr>
      <w:rFonts w:asciiTheme="minorHAnsi" w:hAnsiTheme="minorHAnsi" w:eastAsiaTheme="minorEastAsia" w:cstheme="minorBidi"/>
      <w:kern w:val="2"/>
      <w:sz w:val="18"/>
      <w:szCs w:val="18"/>
    </w:rPr>
  </w:style>
  <w:style w:type="paragraph" w:styleId="18">
    <w:name w:val="toc 1"/>
    <w:next w:val="1"/>
    <w:qFormat/>
    <w:uiPriority w:val="39"/>
    <w:pPr>
      <w:tabs>
        <w:tab w:val="left" w:pos="447"/>
        <w:tab w:val="right" w:leader="dot" w:pos="9072"/>
      </w:tabs>
      <w:spacing w:before="180" w:after="80" w:line="280" w:lineRule="exact"/>
      <w:ind w:left="284" w:hanging="284"/>
    </w:pPr>
    <w:rPr>
      <w:rFonts w:ascii="Times New Roman" w:hAnsi="Times New Roman" w:eastAsia="宋体" w:cs="Times New Roman"/>
      <w:b/>
      <w:color w:val="000000"/>
      <w:sz w:val="28"/>
      <w:lang w:val="en-US" w:eastAsia="en-US" w:bidi="ar-SA"/>
    </w:rPr>
  </w:style>
  <w:style w:type="paragraph" w:styleId="19">
    <w:name w:val="toc 2"/>
    <w:next w:val="1"/>
    <w:qFormat/>
    <w:uiPriority w:val="39"/>
    <w:pPr>
      <w:tabs>
        <w:tab w:val="left" w:pos="1014"/>
        <w:tab w:val="right" w:leader="dot" w:pos="9072"/>
      </w:tabs>
      <w:spacing w:before="80" w:after="40" w:line="280" w:lineRule="exact"/>
      <w:ind w:left="732" w:hanging="284"/>
    </w:pPr>
    <w:rPr>
      <w:rFonts w:ascii="Times New Roman" w:hAnsi="Times New Roman" w:eastAsia="宋体" w:cs="Times New Roman"/>
      <w:color w:val="000000"/>
      <w:sz w:val="24"/>
      <w:lang w:val="en-US" w:eastAsia="en-US" w:bidi="ar-SA"/>
    </w:rPr>
  </w:style>
  <w:style w:type="paragraph" w:styleId="20">
    <w:name w:val="Normal (Web)"/>
    <w:basedOn w:val="1"/>
    <w:unhideWhenUsed/>
    <w:qFormat/>
    <w:uiPriority w:val="99"/>
    <w:pPr>
      <w:spacing w:before="100" w:beforeAutospacing="1" w:after="100" w:afterAutospacing="1"/>
    </w:pPr>
  </w:style>
  <w:style w:type="paragraph" w:styleId="21">
    <w:name w:val="Title"/>
    <w:basedOn w:val="1"/>
    <w:next w:val="1"/>
    <w:link w:val="39"/>
    <w:qFormat/>
    <w:uiPriority w:val="10"/>
    <w:pPr>
      <w:widowControl w:val="0"/>
      <w:spacing w:before="240" w:after="60"/>
      <w:jc w:val="center"/>
      <w:outlineLvl w:val="0"/>
    </w:pPr>
    <w:rPr>
      <w:rFonts w:asciiTheme="majorHAnsi" w:hAnsiTheme="majorHAnsi" w:cstheme="majorBidi"/>
      <w:b/>
      <w:bCs/>
      <w:kern w:val="2"/>
      <w:sz w:val="32"/>
      <w:szCs w:val="32"/>
    </w:rPr>
  </w:style>
  <w:style w:type="paragraph" w:styleId="22">
    <w:name w:val="annotation subject"/>
    <w:basedOn w:val="12"/>
    <w:next w:val="12"/>
    <w:link w:val="43"/>
    <w:unhideWhenUsed/>
    <w:qFormat/>
    <w:uiPriority w:val="99"/>
    <w:rPr>
      <w:b/>
      <w:bCs/>
    </w:rPr>
  </w:style>
  <w:style w:type="table" w:styleId="24">
    <w:name w:val="Table Grid"/>
    <w:basedOn w:val="2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basedOn w:val="25"/>
    <w:unhideWhenUsed/>
    <w:qFormat/>
    <w:uiPriority w:val="99"/>
    <w:rPr>
      <w:color w:val="800080" w:themeColor="followedHyperlink"/>
      <w:u w:val="single"/>
      <w14:textFill>
        <w14:solidFill>
          <w14:schemeClr w14:val="folHlink"/>
        </w14:solidFill>
      </w14:textFill>
    </w:rPr>
  </w:style>
  <w:style w:type="character" w:styleId="27">
    <w:name w:val="Hyperlink"/>
    <w:basedOn w:val="25"/>
    <w:unhideWhenUsed/>
    <w:qFormat/>
    <w:uiPriority w:val="99"/>
    <w:rPr>
      <w:color w:val="0000FF" w:themeColor="hyperlink"/>
      <w:u w:val="single"/>
      <w14:textFill>
        <w14:solidFill>
          <w14:schemeClr w14:val="hlink"/>
        </w14:solidFill>
      </w14:textFill>
    </w:rPr>
  </w:style>
  <w:style w:type="character" w:styleId="28">
    <w:name w:val="annotation reference"/>
    <w:basedOn w:val="25"/>
    <w:unhideWhenUsed/>
    <w:qFormat/>
    <w:uiPriority w:val="0"/>
    <w:rPr>
      <w:sz w:val="21"/>
      <w:szCs w:val="21"/>
    </w:rPr>
  </w:style>
  <w:style w:type="character" w:customStyle="1" w:styleId="29">
    <w:name w:val="标题 1 字符"/>
    <w:basedOn w:val="25"/>
    <w:link w:val="2"/>
    <w:qFormat/>
    <w:uiPriority w:val="9"/>
    <w:rPr>
      <w:rFonts w:cs="Times New Roman" w:asciiTheme="minorEastAsia" w:hAnsiTheme="minorEastAsia"/>
      <w:b/>
      <w:bCs/>
      <w:sz w:val="28"/>
      <w:szCs w:val="28"/>
    </w:rPr>
  </w:style>
  <w:style w:type="character" w:customStyle="1" w:styleId="30">
    <w:name w:val="标题 2 字符"/>
    <w:basedOn w:val="25"/>
    <w:link w:val="3"/>
    <w:qFormat/>
    <w:uiPriority w:val="0"/>
    <w:rPr>
      <w:rFonts w:cs="Times New Roman" w:asciiTheme="minorEastAsia" w:hAnsiTheme="minorEastAsia"/>
      <w:b/>
      <w:bCs/>
      <w:sz w:val="24"/>
      <w:szCs w:val="24"/>
    </w:rPr>
  </w:style>
  <w:style w:type="character" w:customStyle="1" w:styleId="31">
    <w:name w:val="标题 3 字符"/>
    <w:basedOn w:val="25"/>
    <w:link w:val="4"/>
    <w:qFormat/>
    <w:uiPriority w:val="0"/>
    <w:rPr>
      <w:rFonts w:cs="Times New Roman" w:asciiTheme="minorEastAsia" w:hAnsiTheme="minorEastAsia"/>
      <w:b/>
      <w:color w:val="000000"/>
      <w:sz w:val="21"/>
    </w:rPr>
  </w:style>
  <w:style w:type="character" w:customStyle="1" w:styleId="32">
    <w:name w:val="标题 4 字符"/>
    <w:basedOn w:val="25"/>
    <w:link w:val="5"/>
    <w:qFormat/>
    <w:uiPriority w:val="0"/>
    <w:rPr>
      <w:rFonts w:ascii="Times New Roman" w:hAnsi="Times New Roman" w:eastAsia="微软雅黑" w:cs="Times New Roman"/>
      <w:color w:val="000000"/>
      <w:sz w:val="24"/>
      <w:lang w:eastAsia="en-US"/>
    </w:rPr>
  </w:style>
  <w:style w:type="character" w:customStyle="1" w:styleId="33">
    <w:name w:val="标题 5 字符"/>
    <w:basedOn w:val="25"/>
    <w:link w:val="6"/>
    <w:qFormat/>
    <w:uiPriority w:val="0"/>
    <w:rPr>
      <w:rFonts w:ascii="Times New Roman" w:hAnsi="Times New Roman" w:eastAsia="宋体" w:cs="Times New Roman"/>
      <w:b/>
      <w:color w:val="000000"/>
      <w:kern w:val="0"/>
      <w:sz w:val="28"/>
      <w:szCs w:val="20"/>
      <w:lang w:eastAsia="en-US"/>
    </w:rPr>
  </w:style>
  <w:style w:type="character" w:customStyle="1" w:styleId="34">
    <w:name w:val="标题 6 字符"/>
    <w:basedOn w:val="25"/>
    <w:link w:val="7"/>
    <w:qFormat/>
    <w:uiPriority w:val="0"/>
    <w:rPr>
      <w:rFonts w:ascii="Times New Roman" w:hAnsi="Times New Roman" w:eastAsia="宋体" w:cs="Times New Roman"/>
      <w:b/>
      <w:color w:val="000000"/>
      <w:kern w:val="0"/>
      <w:sz w:val="28"/>
      <w:szCs w:val="20"/>
      <w:lang w:eastAsia="en-US"/>
    </w:rPr>
  </w:style>
  <w:style w:type="character" w:customStyle="1" w:styleId="35">
    <w:name w:val="标题 7 字符"/>
    <w:basedOn w:val="25"/>
    <w:link w:val="8"/>
    <w:qFormat/>
    <w:uiPriority w:val="0"/>
    <w:rPr>
      <w:color w:val="000000"/>
      <w:kern w:val="0"/>
      <w:sz w:val="20"/>
      <w:szCs w:val="20"/>
      <w:lang w:eastAsia="en-US"/>
    </w:rPr>
  </w:style>
  <w:style w:type="character" w:customStyle="1" w:styleId="36">
    <w:name w:val="标题 8 字符"/>
    <w:basedOn w:val="25"/>
    <w:link w:val="9"/>
    <w:qFormat/>
    <w:uiPriority w:val="0"/>
    <w:rPr>
      <w:color w:val="000000"/>
      <w:kern w:val="0"/>
      <w:sz w:val="18"/>
      <w:szCs w:val="20"/>
      <w:lang w:eastAsia="en-US"/>
    </w:rPr>
  </w:style>
  <w:style w:type="character" w:customStyle="1" w:styleId="37">
    <w:name w:val="标题 9 字符"/>
    <w:basedOn w:val="25"/>
    <w:link w:val="10"/>
    <w:qFormat/>
    <w:uiPriority w:val="0"/>
    <w:rPr>
      <w:color w:val="000000"/>
      <w:kern w:val="0"/>
      <w:sz w:val="18"/>
      <w:szCs w:val="20"/>
      <w:lang w:eastAsia="en-US"/>
    </w:rPr>
  </w:style>
  <w:style w:type="paragraph" w:customStyle="1" w:styleId="38">
    <w:name w:val="List Paragraph"/>
    <w:basedOn w:val="1"/>
    <w:link w:val="49"/>
    <w:qFormat/>
    <w:uiPriority w:val="34"/>
    <w:pPr>
      <w:widowControl w:val="0"/>
      <w:ind w:firstLine="420" w:firstLineChars="200"/>
      <w:jc w:val="both"/>
    </w:pPr>
    <w:rPr>
      <w:rFonts w:asciiTheme="minorHAnsi" w:hAnsiTheme="minorHAnsi" w:eastAsiaTheme="minorEastAsia" w:cstheme="minorBidi"/>
      <w:kern w:val="2"/>
      <w:sz w:val="21"/>
      <w:szCs w:val="22"/>
    </w:rPr>
  </w:style>
  <w:style w:type="character" w:customStyle="1" w:styleId="39">
    <w:name w:val="标题 字符"/>
    <w:basedOn w:val="25"/>
    <w:link w:val="21"/>
    <w:qFormat/>
    <w:uiPriority w:val="10"/>
    <w:rPr>
      <w:rFonts w:eastAsia="宋体" w:asciiTheme="majorHAnsi" w:hAnsiTheme="majorHAnsi" w:cstheme="majorBidi"/>
      <w:b/>
      <w:bCs/>
      <w:sz w:val="32"/>
      <w:szCs w:val="32"/>
    </w:rPr>
  </w:style>
  <w:style w:type="character" w:customStyle="1" w:styleId="40">
    <w:name w:val="页眉 字符"/>
    <w:basedOn w:val="25"/>
    <w:link w:val="17"/>
    <w:qFormat/>
    <w:uiPriority w:val="0"/>
    <w:rPr>
      <w:sz w:val="18"/>
      <w:szCs w:val="18"/>
    </w:rPr>
  </w:style>
  <w:style w:type="character" w:customStyle="1" w:styleId="41">
    <w:name w:val="页脚 字符"/>
    <w:basedOn w:val="25"/>
    <w:link w:val="16"/>
    <w:qFormat/>
    <w:uiPriority w:val="0"/>
    <w:rPr>
      <w:sz w:val="18"/>
      <w:szCs w:val="18"/>
    </w:rPr>
  </w:style>
  <w:style w:type="character" w:customStyle="1" w:styleId="42">
    <w:name w:val="批注文字 字符"/>
    <w:basedOn w:val="25"/>
    <w:link w:val="12"/>
    <w:qFormat/>
    <w:uiPriority w:val="0"/>
  </w:style>
  <w:style w:type="character" w:customStyle="1" w:styleId="43">
    <w:name w:val="批注主题 字符"/>
    <w:basedOn w:val="42"/>
    <w:link w:val="22"/>
    <w:semiHidden/>
    <w:qFormat/>
    <w:uiPriority w:val="99"/>
    <w:rPr>
      <w:b/>
      <w:bCs/>
    </w:rPr>
  </w:style>
  <w:style w:type="character" w:customStyle="1" w:styleId="44">
    <w:name w:val="批注框文本 字符"/>
    <w:basedOn w:val="25"/>
    <w:link w:val="15"/>
    <w:semiHidden/>
    <w:qFormat/>
    <w:uiPriority w:val="99"/>
    <w:rPr>
      <w:sz w:val="18"/>
      <w:szCs w:val="18"/>
    </w:rPr>
  </w:style>
  <w:style w:type="character" w:customStyle="1" w:styleId="45">
    <w:name w:val="story-title-id"/>
    <w:basedOn w:val="25"/>
    <w:qFormat/>
    <w:uiPriority w:val="0"/>
  </w:style>
  <w:style w:type="paragraph" w:customStyle="1" w:styleId="46">
    <w:name w:val="段"/>
    <w:link w:val="47"/>
    <w:qFormat/>
    <w:uiPriority w:val="99"/>
    <w:pPr>
      <w:autoSpaceDE w:val="0"/>
      <w:autoSpaceDN w:val="0"/>
      <w:spacing w:after="200" w:line="276" w:lineRule="auto"/>
      <w:ind w:firstLine="200" w:firstLineChars="200"/>
      <w:jc w:val="both"/>
    </w:pPr>
    <w:rPr>
      <w:rFonts w:ascii="宋体" w:hAnsi="Calibri" w:eastAsia="宋体" w:cs="Times New Roman"/>
      <w:sz w:val="21"/>
      <w:szCs w:val="22"/>
      <w:lang w:val="en-US" w:eastAsia="zh-CN" w:bidi="ar-SA"/>
    </w:rPr>
  </w:style>
  <w:style w:type="character" w:customStyle="1" w:styleId="47">
    <w:name w:val="段 Char"/>
    <w:link w:val="46"/>
    <w:qFormat/>
    <w:locked/>
    <w:uiPriority w:val="99"/>
    <w:rPr>
      <w:rFonts w:ascii="宋体" w:hAnsi="Calibri" w:eastAsia="宋体" w:cs="Times New Roman"/>
      <w:kern w:val="0"/>
    </w:rPr>
  </w:style>
  <w:style w:type="paragraph" w:customStyle="1" w:styleId="48">
    <w:name w:val="正文表标题"/>
    <w:next w:val="1"/>
    <w:qFormat/>
    <w:uiPriority w:val="99"/>
    <w:pPr>
      <w:spacing w:after="200" w:line="276" w:lineRule="auto"/>
      <w:jc w:val="center"/>
    </w:pPr>
    <w:rPr>
      <w:rFonts w:ascii="黑体" w:hAnsi="Calibri" w:eastAsia="黑体" w:cs="Times New Roman"/>
      <w:sz w:val="21"/>
      <w:szCs w:val="22"/>
      <w:lang w:val="en-US" w:eastAsia="zh-CN" w:bidi="ar-SA"/>
    </w:rPr>
  </w:style>
  <w:style w:type="character" w:customStyle="1" w:styleId="49">
    <w:name w:val="列表段落 字符"/>
    <w:link w:val="38"/>
    <w:qFormat/>
    <w:locked/>
    <w:uiPriority w:val="34"/>
  </w:style>
  <w:style w:type="paragraph" w:customStyle="1" w:styleId="50">
    <w:name w:val="p1"/>
    <w:basedOn w:val="1"/>
    <w:qFormat/>
    <w:uiPriority w:val="0"/>
    <w:pPr>
      <w:spacing w:before="100" w:beforeAutospacing="1" w:after="100" w:afterAutospacing="1"/>
    </w:pPr>
  </w:style>
  <w:style w:type="character" w:customStyle="1" w:styleId="51">
    <w:name w:val="apple-tab-span"/>
    <w:basedOn w:val="25"/>
    <w:qFormat/>
    <w:uiPriority w:val="0"/>
  </w:style>
  <w:style w:type="character" w:customStyle="1" w:styleId="52">
    <w:name w:val="正文文本 字符"/>
    <w:basedOn w:val="25"/>
    <w:link w:val="13"/>
    <w:qFormat/>
    <w:uiPriority w:val="99"/>
    <w:rPr>
      <w:rFonts w:ascii="Times New Roman" w:hAnsi="Times New Roman" w:eastAsia="宋体" w:cs="Times New Roman"/>
      <w:kern w:val="0"/>
      <w:sz w:val="24"/>
      <w:szCs w:val="20"/>
    </w:rPr>
  </w:style>
  <w:style w:type="paragraph" w:customStyle="1" w:styleId="53">
    <w:name w:val="Revision"/>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54">
    <w:name w:val="No Spacing"/>
    <w:qFormat/>
    <w:uiPriority w:val="1"/>
    <w:rPr>
      <w:rFonts w:asciiTheme="minorHAnsi" w:hAnsiTheme="minorHAnsi" w:eastAsiaTheme="minorEastAsia" w:cstheme="minorBidi"/>
      <w:sz w:val="24"/>
      <w:szCs w:val="24"/>
      <w:lang w:val="en-GB" w:eastAsia="zh-CN" w:bidi="ar-SA"/>
    </w:rPr>
  </w:style>
  <w:style w:type="paragraph" w:customStyle="1" w:styleId="55">
    <w:name w:val="title 2级"/>
    <w:basedOn w:val="1"/>
    <w:qFormat/>
    <w:uiPriority w:val="0"/>
    <w:pPr>
      <w:keepNext/>
      <w:pBdr>
        <w:top w:val="none" w:color="auto" w:sz="0" w:space="0"/>
        <w:left w:val="none" w:color="auto" w:sz="0" w:space="0"/>
        <w:bottom w:val="none" w:color="auto" w:sz="0" w:space="0"/>
        <w:right w:val="none" w:color="auto" w:sz="0" w:space="0"/>
        <w:between w:val="none" w:color="auto" w:sz="0" w:space="0"/>
      </w:pBdr>
      <w:spacing w:line="480" w:lineRule="auto"/>
      <w:ind w:left="210" w:leftChars="100" w:right="100" w:rightChars="100"/>
      <w:outlineLvl w:val="1"/>
    </w:pPr>
    <w:rPr>
      <w:rFonts w:cs="Helvetica Neue"/>
      <w:bCs/>
      <w:color w:val="000000"/>
      <w:spacing w:val="8"/>
      <w:lang w:val="en-SG"/>
    </w:rPr>
  </w:style>
  <w:style w:type="paragraph" w:customStyle="1" w:styleId="56">
    <w:name w:val="Hana Heading"/>
    <w:basedOn w:val="2"/>
    <w:next w:val="1"/>
    <w:qFormat/>
    <w:uiPriority w:val="0"/>
    <w:pPr>
      <w:keepNext w:val="0"/>
      <w:pageBreakBefore w:val="0"/>
      <w:widowControl w:val="0"/>
      <w:numPr>
        <w:numId w:val="2"/>
      </w:numPr>
      <w:tabs>
        <w:tab w:val="clear" w:pos="432"/>
        <w:tab w:val="clear" w:pos="680"/>
      </w:tabs>
      <w:autoSpaceDE w:val="0"/>
      <w:autoSpaceDN w:val="0"/>
      <w:spacing w:line="360" w:lineRule="auto"/>
    </w:pPr>
    <w:rPr>
      <w:rFonts w:cs="Arial"/>
      <w:bCs w:val="0"/>
      <w:sz w:val="52"/>
      <w:szCs w:val="52"/>
    </w:rPr>
  </w:style>
  <w:style w:type="character" w:customStyle="1" w:styleId="57">
    <w:name w:val="apple-converted-space"/>
    <w:basedOn w:val="25"/>
    <w:qFormat/>
    <w:uiPriority w:val="0"/>
  </w:style>
  <w:style w:type="character" w:customStyle="1" w:styleId="58">
    <w:name w:val="Unresolved Mention"/>
    <w:basedOn w:val="25"/>
    <w:unhideWhenUsed/>
    <w:qFormat/>
    <w:uiPriority w:val="99"/>
    <w:rPr>
      <w:color w:val="605E5C"/>
      <w:shd w:val="clear" w:color="auto" w:fill="E1DFDD"/>
    </w:rPr>
  </w:style>
  <w:style w:type="character" w:customStyle="1" w:styleId="59">
    <w:name w:val="ts-alignment-element"/>
    <w:basedOn w:val="25"/>
    <w:qFormat/>
    <w:uiPriority w:val="0"/>
  </w:style>
  <w:style w:type="character" w:customStyle="1" w:styleId="60">
    <w:name w:val="font31"/>
    <w:basedOn w:val="25"/>
    <w:qFormat/>
    <w:uiPriority w:val="0"/>
    <w:rPr>
      <w:rFonts w:hint="eastAsia" w:ascii="微软雅黑" w:hAnsi="微软雅黑" w:eastAsia="微软雅黑" w:cs="微软雅黑"/>
      <w:color w:val="000000"/>
      <w:sz w:val="21"/>
      <w:szCs w:val="21"/>
      <w:u w:val="none"/>
    </w:rPr>
  </w:style>
  <w:style w:type="character" w:customStyle="1" w:styleId="61">
    <w:name w:val="font11"/>
    <w:basedOn w:val="25"/>
    <w:qFormat/>
    <w:uiPriority w:val="0"/>
    <w:rPr>
      <w:rFonts w:hint="eastAsia" w:ascii="微软雅黑" w:hAnsi="微软雅黑" w:eastAsia="微软雅黑" w:cs="微软雅黑"/>
      <w:color w:val="000000"/>
      <w:sz w:val="21"/>
      <w:szCs w:val="21"/>
      <w:u w:val="none"/>
    </w:rPr>
  </w:style>
  <w:style w:type="paragraph" w:customStyle="1" w:styleId="62">
    <w:name w:val="标题1"/>
    <w:basedOn w:val="2"/>
    <w:qFormat/>
    <w:uiPriority w:val="0"/>
    <w:pPr>
      <w:keepNext w:val="0"/>
      <w:keepLines w:val="0"/>
      <w:tabs>
        <w:tab w:val="clear" w:pos="680"/>
      </w:tabs>
      <w:spacing w:line="360" w:lineRule="auto"/>
    </w:pPr>
    <w:rPr>
      <w:rFonts w:ascii="微软雅黑" w:hAnsi="微软雅黑" w:eastAsia="微软雅黑"/>
      <w:sz w:val="36"/>
    </w:rPr>
  </w:style>
  <w:style w:type="paragraph" w:customStyle="1" w:styleId="63">
    <w:name w:val="标题2"/>
    <w:basedOn w:val="3"/>
    <w:qFormat/>
    <w:uiPriority w:val="0"/>
    <w:pPr>
      <w:keepNext w:val="0"/>
      <w:keepLines w:val="0"/>
      <w:numPr>
        <w:ilvl w:val="1"/>
        <w:numId w:val="3"/>
      </w:numPr>
      <w:tabs>
        <w:tab w:val="clear" w:pos="432"/>
        <w:tab w:val="clear" w:pos="680"/>
        <w:tab w:val="clear" w:pos="1134"/>
        <w:tab w:val="clear" w:pos="1701"/>
        <w:tab w:val="clear" w:pos="2268"/>
        <w:tab w:val="clear" w:pos="2835"/>
        <w:tab w:val="clear" w:pos="3402"/>
      </w:tabs>
      <w:spacing w:line="360" w:lineRule="auto"/>
    </w:pPr>
  </w:style>
  <w:style w:type="paragraph" w:customStyle="1" w:styleId="64">
    <w:name w:val="标题3"/>
    <w:basedOn w:val="4"/>
    <w:qFormat/>
    <w:uiPriority w:val="0"/>
    <w:pPr>
      <w:tabs>
        <w:tab w:val="clear" w:pos="432"/>
        <w:tab w:val="clear" w:pos="680"/>
        <w:tab w:val="clear" w:pos="1134"/>
        <w:tab w:val="clear" w:pos="1701"/>
        <w:tab w:val="clear" w:pos="2268"/>
        <w:tab w:val="clear" w:pos="2835"/>
        <w:tab w:val="clear" w:pos="3402"/>
      </w:tabs>
      <w:spacing w:line="360" w:lineRule="auto"/>
    </w:pPr>
  </w:style>
  <w:style w:type="paragraph" w:customStyle="1" w:styleId="65">
    <w:name w:val="正文项"/>
    <w:basedOn w:val="1"/>
    <w:qFormat/>
    <w:uiPriority w:val="0"/>
    <w:pPr>
      <w:spacing w:line="360" w:lineRule="auto"/>
      <w:ind w:left="400" w:leftChars="200" w:hanging="200" w:hangingChars="200"/>
    </w:pPr>
    <w:rPr>
      <w:rFonts w:ascii="Arial" w:hAnsi="Arial"/>
      <w:szCs w:val="21"/>
    </w:rPr>
  </w:style>
  <w:style w:type="character" w:customStyle="1" w:styleId="66">
    <w:name w:val="font41"/>
    <w:basedOn w:val="25"/>
    <w:qFormat/>
    <w:uiPriority w:val="0"/>
    <w:rPr>
      <w:rFonts w:hint="eastAsia" w:ascii="宋体" w:hAnsi="宋体" w:eastAsia="宋体" w:cs="宋体"/>
      <w:b/>
      <w:bCs/>
      <w:i/>
      <w:iCs/>
      <w:color w:val="FF0000"/>
      <w:sz w:val="24"/>
      <w:szCs w:val="24"/>
      <w:u w:val="none"/>
    </w:rPr>
  </w:style>
  <w:style w:type="character" w:customStyle="1" w:styleId="67">
    <w:name w:val="font21"/>
    <w:basedOn w:val="25"/>
    <w:qFormat/>
    <w:uiPriority w:val="0"/>
    <w:rPr>
      <w:rFonts w:hint="eastAsia" w:ascii="宋体" w:hAnsi="宋体" w:eastAsia="宋体" w:cs="宋体"/>
      <w:color w:val="00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1" Type="http://schemas.microsoft.com/office/2011/relationships/people" Target="people.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1.jpe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jpe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23</Pages>
  <Words>1631</Words>
  <Characters>9951</Characters>
  <Lines>1</Lines>
  <Paragraphs>1</Paragraphs>
  <TotalTime>329</TotalTime>
  <ScaleCrop>false</ScaleCrop>
  <LinksUpToDate>false</LinksUpToDate>
  <CharactersWithSpaces>11387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2020-09-01T02:07:00Z</dcterms:created>
  <dc:creator>ThinkPad</dc:creator>
  <cp:lastModifiedBy>李雅静</cp:lastModifiedBy>
  <cp:lastPrinted>2025-07-16T03:44:00Z</cp:lastPrinted>
  <dcterms:modified xsi:type="dcterms:W3CDTF">2025-12-03T08:24:07Z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52BF64B9B3C4A49925B1A66835EF888F_43</vt:lpwstr>
  </property>
  <property fmtid="{D5CDD505-2E9C-101B-9397-08002B2CF9AE}" pid="4" name="KSOTemplateDocerSaveRecord">
    <vt:lpwstr>eyJoZGlkIjoiOTU0ZjJlN2FkMTgzNWVkYjMyNjg2Yzk3YmFiMDZlMjMiLCJ1c2VySWQiOiI4MDAxODYxNjEifQ==</vt:lpwstr>
  </property>
</Properties>
</file>